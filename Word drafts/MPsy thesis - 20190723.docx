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71F70" w14:textId="77777777" w:rsidR="004D6B86" w:rsidRDefault="00921160">
      <w:pPr>
        <w:pStyle w:val="Title"/>
      </w:pPr>
      <w:r w:rsidRPr="00921160">
        <w:t>Adaptive Rewiring on Logistic Maps with Heterogeneous Parameters</w:t>
      </w:r>
    </w:p>
    <w:p w14:paraId="44EDDA83" w14:textId="77777777" w:rsidR="004D6B86" w:rsidRDefault="0068222F">
      <w:pPr>
        <w:pStyle w:val="Title2"/>
      </w:pPr>
      <w:sdt>
        <w:sdtPr>
          <w:alias w:val="Enter Author Name(s), First M. Last, Omit Titles and Degrees:"/>
          <w:tag w:val="Enter Author Name(s), First M. Last, Omit Titles and Degrees:"/>
          <w:id w:val="-523712377"/>
          <w:placeholder>
            <w:docPart w:val="9866802F070144AA9ED405C695A5D101"/>
          </w:placeholder>
          <w:temporary/>
          <w:showingPlcHdr/>
          <w15:appearance w15:val="hidden"/>
        </w:sdtPr>
        <w:sdtEndPr/>
        <w:sdtContent>
          <w:r w:rsidR="00A4757D">
            <w:t>Author Name(s), First M. Last, Omit Titles and Degrees</w:t>
          </w:r>
        </w:sdtContent>
      </w:sdt>
    </w:p>
    <w:p w14:paraId="73E4B0B9" w14:textId="77777777" w:rsidR="004D6B86" w:rsidRDefault="0068222F">
      <w:pPr>
        <w:pStyle w:val="Title2"/>
      </w:pPr>
      <w:sdt>
        <w:sdtPr>
          <w:alias w:val="Enter institutional affiliation(s):"/>
          <w:tag w:val="Enter institutional affiliation(s):"/>
          <w:id w:val="2102991146"/>
          <w:placeholder>
            <w:docPart w:val="5B3989CE85C44E7B80F231AEF5198B9C"/>
          </w:placeholder>
          <w:temporary/>
          <w:showingPlcHdr/>
          <w15:appearance w15:val="hidden"/>
        </w:sdtPr>
        <w:sdtEndPr/>
        <w:sdtContent>
          <w:r w:rsidR="00A4757D">
            <w:t>Institutional Affiliation(s)</w:t>
          </w:r>
        </w:sdtContent>
      </w:sdt>
    </w:p>
    <w:p w14:paraId="275CA0F2" w14:textId="77777777" w:rsidR="004D6B86" w:rsidRDefault="00345333">
      <w:pPr>
        <w:pStyle w:val="Title"/>
      </w:pPr>
      <w:r>
        <w:t>Author Note</w:t>
      </w:r>
    </w:p>
    <w:sdt>
      <w:sdtPr>
        <w:alias w:val="Enter any grant/funding information &amp; complete corresponding address:"/>
        <w:tag w:val="Enter any grant/funding information &amp; complete corresponding address:"/>
        <w:id w:val="-1343462672"/>
        <w:placeholder>
          <w:docPart w:val="7374A8105150465C9BE16BA458E7E842"/>
        </w:placeholder>
        <w:temporary/>
        <w:showingPlcHdr/>
        <w15:appearance w15:val="hidden"/>
      </w:sdtPr>
      <w:sdtEndPr/>
      <w:sdtContent>
        <w:p w14:paraId="27972195" w14:textId="77777777" w:rsidR="004D6B86" w:rsidRPr="00A4757D" w:rsidRDefault="00A4757D">
          <w:r>
            <w:t>Include any grant/funding information and a complete correspondence address.</w:t>
          </w:r>
        </w:p>
      </w:sdtContent>
    </w:sdt>
    <w:p w14:paraId="6BF01769" w14:textId="77777777" w:rsidR="004D6B86" w:rsidRDefault="00345333">
      <w:pPr>
        <w:pStyle w:val="SectionTitle"/>
      </w:pPr>
      <w:r>
        <w:lastRenderedPageBreak/>
        <w:t>Abstract</w:t>
      </w:r>
    </w:p>
    <w:sdt>
      <w:sdtPr>
        <w:alias w:val="Enter abstract content:"/>
        <w:tag w:val="Enter abstract content:"/>
        <w:id w:val="1605225004"/>
        <w:placeholder>
          <w:docPart w:val="0D21763707B94ABF82BAEEB6AD158BD4"/>
        </w:placeholder>
        <w:temporary/>
        <w:showingPlcHdr/>
        <w15:appearance w15:val="hidden"/>
      </w:sdtPr>
      <w:sdtEndPr/>
      <w:sdtContent>
        <w:p w14:paraId="74BEFF84" w14:textId="77777777" w:rsidR="004D6B86" w:rsidRPr="004D4F8C" w:rsidRDefault="004D4F8C">
          <w:pPr>
            <w:pStyle w:val="NoSpacing"/>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 automatically starts your section on a new page, so you don’t have to add page breaks. (To see your document with pagination, on the View tab, click Reading View.) Note that all text styles for this template are available on the Home tab of the ribbon, in the Styles gallery.</w:t>
          </w:r>
        </w:p>
      </w:sdtContent>
    </w:sdt>
    <w:p w14:paraId="5E5D6C34" w14:textId="77777777" w:rsidR="004D6B86" w:rsidRDefault="00345333">
      <w:r>
        <w:rPr>
          <w:rStyle w:val="Emphasis"/>
        </w:rPr>
        <w:t>Keywords</w:t>
      </w:r>
      <w:r w:rsidR="004D4F8C">
        <w:t xml:space="preserve">: </w:t>
      </w:r>
      <w:sdt>
        <w:sdtPr>
          <w:alias w:val="Enter keyword(s):"/>
          <w:tag w:val="Enter keyword(s):"/>
          <w:id w:val="1402711190"/>
          <w:placeholder>
            <w:docPart w:val="6E932D2222FB46C9803A69B534DCF1D5"/>
          </w:placeholder>
          <w:temporary/>
          <w:showingPlcHdr/>
          <w15:appearance w15:val="hidden"/>
        </w:sdtPr>
        <w:sdtEndPr/>
        <w:sdtContent>
          <w:r w:rsidR="004D4F8C" w:rsidRPr="00921160">
            <w:t>Add keywords here. To replace this (or any) tip text with your own, just select it and then start typing. Don’t include space to the right or left of the characters in your selection.</w:t>
          </w:r>
        </w:sdtContent>
      </w:sdt>
    </w:p>
    <w:p w14:paraId="410CED78" w14:textId="77777777" w:rsidR="006D7EE9" w:rsidRDefault="00921160" w:rsidP="006D7EE9">
      <w:pPr>
        <w:pStyle w:val="SectionTitle"/>
      </w:pPr>
      <w:r w:rsidRPr="00921160">
        <w:lastRenderedPageBreak/>
        <w:t>Adaptive Rewiring on Logistic Maps with Heterogeneous Parameters</w:t>
      </w:r>
    </w:p>
    <w:p w14:paraId="27FEE19F" w14:textId="77777777" w:rsidR="00921160" w:rsidRDefault="00822477" w:rsidP="00822477">
      <w:pPr>
        <w:pStyle w:val="Heading1"/>
      </w:pPr>
      <w:r>
        <w:t>Introduction</w:t>
      </w:r>
      <w:r w:rsidR="006D7EE9">
        <w:t xml:space="preserve"> </w:t>
      </w:r>
    </w:p>
    <w:p w14:paraId="7822601C" w14:textId="77777777" w:rsidR="004D6B86" w:rsidRPr="00E7305D" w:rsidRDefault="004D6B86" w:rsidP="006D7EE9"/>
    <w:p w14:paraId="59CDF9B9" w14:textId="77777777" w:rsidR="00193CEE" w:rsidRDefault="00921160" w:rsidP="00193CEE">
      <w:pPr>
        <w:pStyle w:val="Heading1"/>
      </w:pPr>
      <w:r>
        <w:t>Method</w:t>
      </w:r>
    </w:p>
    <w:p w14:paraId="4DF2093F" w14:textId="77777777" w:rsidR="00151A09" w:rsidRDefault="00151A09" w:rsidP="005A076D">
      <w:pPr>
        <w:rPr>
          <w:lang w:bidi="fa-IR"/>
        </w:rPr>
      </w:pPr>
    </w:p>
    <w:p w14:paraId="595983F6" w14:textId="77777777" w:rsidR="005A076D" w:rsidRDefault="00A90CD3" w:rsidP="005A076D">
      <w:pPr>
        <w:pStyle w:val="Heading2"/>
        <w:rPr>
          <w:ins w:id="0" w:author="Cees van Leeuwen" w:date="2019-07-23T16:19:00Z"/>
          <w:lang w:bidi="fa-IR"/>
        </w:rPr>
      </w:pPr>
      <w:ins w:id="1" w:author="Cees van Leeuwen" w:date="2019-07-23T16:01:00Z">
        <w:r>
          <w:rPr>
            <w:lang w:bidi="fa-IR"/>
          </w:rPr>
          <w:t>C</w:t>
        </w:r>
      </w:ins>
      <w:del w:id="2" w:author="Cees van Leeuwen" w:date="2019-07-23T16:01:00Z">
        <w:r w:rsidR="0056412A" w:rsidDel="00A90CD3">
          <w:rPr>
            <w:lang w:bidi="fa-IR"/>
          </w:rPr>
          <w:delText xml:space="preserve">Neurons and the </w:delText>
        </w:r>
        <w:r w:rsidR="0005423C" w:rsidDel="00A90CD3">
          <w:rPr>
            <w:lang w:bidi="fa-IR"/>
          </w:rPr>
          <w:delText>c</w:delText>
        </w:r>
      </w:del>
      <w:r w:rsidR="0005423C">
        <w:rPr>
          <w:lang w:bidi="fa-IR"/>
        </w:rPr>
        <w:t xml:space="preserve">oupled </w:t>
      </w:r>
      <w:del w:id="3" w:author="Cees van Leeuwen" w:date="2019-07-23T16:01:00Z">
        <w:r w:rsidR="0056412A" w:rsidDel="00A90CD3">
          <w:rPr>
            <w:lang w:bidi="fa-IR"/>
          </w:rPr>
          <w:delText>oscillators</w:delText>
        </w:r>
      </w:del>
      <w:ins w:id="4" w:author="Cees van Leeuwen" w:date="2019-07-23T16:01:00Z">
        <w:r>
          <w:rPr>
            <w:lang w:bidi="fa-IR"/>
          </w:rPr>
          <w:t>logistic maps</w:t>
        </w:r>
      </w:ins>
    </w:p>
    <w:p w14:paraId="5A28588C" w14:textId="77777777" w:rsidR="008775BE" w:rsidRDefault="008775BE" w:rsidP="008775BE">
      <w:pPr>
        <w:rPr>
          <w:ins w:id="5" w:author="Cees van Leeuwen" w:date="2019-07-23T16:19:00Z"/>
          <w:lang w:bidi="fa-IR"/>
        </w:rPr>
      </w:pPr>
    </w:p>
    <w:p w14:paraId="58D9C714" w14:textId="77777777" w:rsidR="008775BE" w:rsidRPr="008775BE" w:rsidRDefault="008775BE">
      <w:pPr>
        <w:rPr>
          <w:lang w:bidi="fa-IR"/>
        </w:rPr>
        <w:pPrChange w:id="6" w:author="Cees van Leeuwen" w:date="2019-07-23T16:19:00Z">
          <w:pPr>
            <w:pStyle w:val="Heading2"/>
          </w:pPr>
        </w:pPrChange>
      </w:pPr>
      <w:ins w:id="7" w:author="Cees van Leeuwen" w:date="2019-07-23T16:19:00Z">
        <w:r>
          <w:rPr>
            <w:lang w:bidi="fa-IR"/>
          </w:rPr>
          <w:t>Brain activity in neural masses can be described as chaotic oscillation</w:t>
        </w:r>
      </w:ins>
      <w:ins w:id="8" w:author="Cees van Leeuwen" w:date="2019-07-23T16:22:00Z">
        <w:r w:rsidR="00D87346">
          <w:rPr>
            <w:lang w:bidi="fa-IR"/>
          </w:rPr>
          <w:t xml:space="preserve">s governed by the attractor in Fig </w:t>
        </w:r>
      </w:ins>
      <w:ins w:id="9" w:author="Cees van Leeuwen" w:date="2019-07-23T16:49:00Z">
        <w:r w:rsidR="00EC13F1">
          <w:rPr>
            <w:lang w:bidi="fa-IR"/>
          </w:rPr>
          <w:t>1</w:t>
        </w:r>
      </w:ins>
      <w:ins w:id="10" w:author="Cees van Leeuwen" w:date="2019-07-23T16:22:00Z">
        <w:r w:rsidR="00D87346">
          <w:rPr>
            <w:lang w:bidi="fa-IR"/>
          </w:rPr>
          <w:t>A</w:t>
        </w:r>
      </w:ins>
      <w:ins w:id="11" w:author="Cees van Leeuwen" w:date="2019-07-23T16:19:00Z">
        <w:r>
          <w:rPr>
            <w:lang w:bidi="fa-IR"/>
          </w:rPr>
          <w:t xml:space="preserve"> </w:t>
        </w:r>
      </w:ins>
      <w:ins w:id="12" w:author="Cees van Leeuwen" w:date="2019-07-23T16:21:00Z">
        <w:r w:rsidR="00D87346">
          <w:rPr>
            <w:lang w:bidi="fa-IR"/>
          </w:rPr>
          <w:t>(</w:t>
        </w:r>
        <w:commentRangeStart w:id="13"/>
        <w:r w:rsidR="00D87346">
          <w:rPr>
            <w:lang w:bidi="fa-IR"/>
          </w:rPr>
          <w:t>ref</w:t>
        </w:r>
      </w:ins>
      <w:commentRangeEnd w:id="13"/>
      <w:ins w:id="14" w:author="Cees van Leeuwen" w:date="2019-07-23T16:22:00Z">
        <w:r w:rsidR="00D87346">
          <w:rPr>
            <w:rStyle w:val="CommentReference"/>
          </w:rPr>
          <w:commentReference w:id="13"/>
        </w:r>
      </w:ins>
      <w:ins w:id="15" w:author="Cees van Leeuwen" w:date="2019-07-23T16:21:00Z">
        <w:r w:rsidR="00D87346">
          <w:rPr>
            <w:lang w:bidi="fa-IR"/>
          </w:rPr>
          <w:t>)</w:t>
        </w:r>
      </w:ins>
      <w:ins w:id="16" w:author="Cees van Leeuwen" w:date="2019-07-23T16:22:00Z">
        <w:r w:rsidR="00D87346">
          <w:rPr>
            <w:lang w:bidi="fa-IR"/>
          </w:rPr>
          <w:t xml:space="preserve">. </w:t>
        </w:r>
      </w:ins>
      <w:ins w:id="17" w:author="Cees van Leeuwen" w:date="2019-07-23T16:23:00Z">
        <w:r w:rsidR="00D87346">
          <w:rPr>
            <w:lang w:bidi="fa-IR"/>
          </w:rPr>
          <w:t xml:space="preserve">Dimensional reduction via Poincare section yields </w:t>
        </w:r>
      </w:ins>
      <w:ins w:id="18" w:author="Cees van Leeuwen" w:date="2019-07-23T16:24:00Z">
        <w:r w:rsidR="00D87346">
          <w:rPr>
            <w:lang w:bidi="fa-IR"/>
          </w:rPr>
          <w:t xml:space="preserve">the relationship in </w:t>
        </w:r>
      </w:ins>
      <w:ins w:id="19" w:author="Cees van Leeuwen" w:date="2019-07-23T16:50:00Z">
        <w:r w:rsidR="00EC13F1">
          <w:rPr>
            <w:lang w:bidi="fa-IR"/>
          </w:rPr>
          <w:t>1</w:t>
        </w:r>
      </w:ins>
      <w:ins w:id="20" w:author="Cees van Leeuwen" w:date="2019-07-23T16:24:00Z">
        <w:r w:rsidR="00D87346">
          <w:rPr>
            <w:lang w:bidi="fa-IR"/>
          </w:rPr>
          <w:t xml:space="preserve">B that can approximately be described by a logistic map </w:t>
        </w:r>
      </w:ins>
      <w:ins w:id="21" w:author="Cees van Leeuwen" w:date="2019-07-23T16:50:00Z">
        <w:r w:rsidR="00EC13F1">
          <w:rPr>
            <w:lang w:bidi="fa-IR"/>
          </w:rPr>
          <w:t>1</w:t>
        </w:r>
      </w:ins>
      <w:ins w:id="22" w:author="Cees van Leeuwen" w:date="2019-07-23T16:24:00Z">
        <w:r w:rsidR="00D87346">
          <w:rPr>
            <w:lang w:bidi="fa-IR"/>
          </w:rPr>
          <w:t>C).</w:t>
        </w:r>
      </w:ins>
    </w:p>
    <w:p w14:paraId="5E8793E3" w14:textId="7CBD0F75" w:rsidR="008775BE" w:rsidRDefault="008775BE" w:rsidP="0056412A">
      <w:pPr>
        <w:rPr>
          <w:ins w:id="23" w:author="Cees van Leeuwen" w:date="2019-07-23T16:15:00Z"/>
          <w:b/>
          <w:bCs/>
        </w:rPr>
      </w:pPr>
      <w:moveFromRangeStart w:id="24" w:author="MohammadHossein Manuel Haqiqatkhah" w:date="2019-07-24T09:48:00Z" w:name="move14854138"/>
      <w:moveFrom w:id="25" w:author="MohammadHossein Manuel Haqiqatkhah" w:date="2019-07-24T09:48:00Z">
        <w:ins w:id="26" w:author="Cees van Leeuwen" w:date="2019-07-23T16:12:00Z">
          <w:r w:rsidDel="00F2482E">
            <w:rPr>
              <w:noProof/>
              <w:lang w:val="nl-BE" w:eastAsia="nl-BE"/>
            </w:rPr>
            <w:lastRenderedPageBreak/>
            <w:drawing>
              <wp:inline distT="0" distB="0" distL="0" distR="0" wp14:anchorId="27C34F7E" wp14:editId="7C06EB12">
                <wp:extent cx="3948430" cy="8887460"/>
                <wp:effectExtent l="0" t="0" r="0" b="8890"/>
                <wp:docPr id="1" name="Picture 1"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8430" cy="8887460"/>
                        </a:xfrm>
                        <a:prstGeom prst="rect">
                          <a:avLst/>
                        </a:prstGeom>
                        <a:noFill/>
                        <a:ln>
                          <a:noFill/>
                        </a:ln>
                      </pic:spPr>
                    </pic:pic>
                  </a:graphicData>
                </a:graphic>
              </wp:inline>
            </w:drawing>
          </w:r>
        </w:ins>
      </w:moveFrom>
      <w:moveFromRangeEnd w:id="24"/>
      <w:ins w:id="27" w:author="Cees van Leeuwen" w:date="2019-07-23T16:13:00Z">
        <w:r w:rsidRPr="008775BE">
          <w:rPr>
            <w:b/>
            <w:bCs/>
          </w:rPr>
          <w:t xml:space="preserve"> </w:t>
        </w:r>
      </w:ins>
    </w:p>
    <w:p w14:paraId="1241592A" w14:textId="052815C2" w:rsidR="00D87346" w:rsidDel="00F2482E" w:rsidRDefault="008775BE" w:rsidP="008775BE">
      <w:pPr>
        <w:ind w:firstLine="0"/>
        <w:rPr>
          <w:ins w:id="28" w:author="Cees van Leeuwen" w:date="2019-07-23T16:43:00Z"/>
          <w:moveFrom w:id="29" w:author="MohammadHossein Manuel Haqiqatkhah" w:date="2019-07-24T09:50:00Z"/>
        </w:rPr>
      </w:pPr>
      <w:moveFromRangeStart w:id="30" w:author="MohammadHossein Manuel Haqiqatkhah" w:date="2019-07-24T09:50:00Z" w:name="move14854266"/>
      <w:moveFrom w:id="31" w:author="MohammadHossein Manuel Haqiqatkhah" w:date="2019-07-24T09:50:00Z">
        <w:ins w:id="32" w:author="Cees van Leeuwen" w:date="2019-07-23T16:13:00Z">
          <w:r w:rsidDel="00F2482E">
            <w:rPr>
              <w:b/>
              <w:bCs/>
            </w:rPr>
            <w:lastRenderedPageBreak/>
            <w:t xml:space="preserve">Figure </w:t>
          </w:r>
        </w:ins>
        <w:ins w:id="33" w:author="Cees van Leeuwen" w:date="2019-07-23T16:49:00Z">
          <w:r w:rsidR="00EC13F1" w:rsidDel="00F2482E">
            <w:rPr>
              <w:b/>
              <w:bCs/>
            </w:rPr>
            <w:t>1</w:t>
          </w:r>
        </w:ins>
        <w:ins w:id="34" w:author="Cees van Leeuwen" w:date="2019-07-23T16:13:00Z">
          <w:r w:rsidDel="00F2482E">
            <w:rPr>
              <w:b/>
              <w:bCs/>
            </w:rPr>
            <w:t xml:space="preserve">. </w:t>
          </w:r>
          <w:commentRangeStart w:id="35"/>
          <w:r w:rsidDel="00F2482E">
            <w:rPr>
              <w:b/>
              <w:bCs/>
            </w:rPr>
            <w:t>From Rubinov et al., 2009</w:t>
          </w:r>
        </w:ins>
        <w:commentRangeEnd w:id="35"/>
        <w:ins w:id="36" w:author="Cees van Leeuwen" w:date="2019-07-23T16:16:00Z">
          <w:r w:rsidDel="00F2482E">
            <w:rPr>
              <w:rStyle w:val="CommentReference"/>
            </w:rPr>
            <w:commentReference w:id="35"/>
          </w:r>
        </w:ins>
        <w:ins w:id="37" w:author="Cees van Leeuwen" w:date="2019-07-23T16:13:00Z">
          <w:r w:rsidDel="00F2482E">
            <w:rPr>
              <w:b/>
              <w:bCs/>
            </w:rPr>
            <w:t>. Dimension reduction of nonlinear neuronal dynamics</w:t>
          </w:r>
          <w:r w:rsidDel="00F2482E">
            <w:t>. (A). Phase space attractor of a three-dimensional neural mass flow. This attractor is an illustration of the dynamics generated by the flow of a neural mass model (see Breakspear et al. [</w:t>
          </w:r>
          <w:r w:rsidDel="00F2482E">
            <w:fldChar w:fldCharType="begin"/>
          </w:r>
          <w:r w:rsidDel="00F2482E">
            <w:instrText xml:space="preserve"> HYPERLINK "https://bmcneurosci.biomedcentral.com/articles/10.1186/1471-2202-10-55" \l "ref-CR33" \o "Breakspear M, Terry JR, Friston KJ: Modulation of excitatory synaptic coupling facilitates synchronization and complex dynamics in a biophysical model of neuronal dynamics. Network. 2003, 14: 703-32." </w:instrText>
          </w:r>
          <w:r w:rsidDel="00F2482E">
            <w:fldChar w:fldCharType="separate"/>
          </w:r>
          <w:r w:rsidDel="00F2482E">
            <w:rPr>
              <w:rStyle w:val="Hyperlink"/>
            </w:rPr>
            <w:t>33</w:t>
          </w:r>
          <w:r w:rsidDel="00F2482E">
            <w:fldChar w:fldCharType="end"/>
          </w:r>
          <w:r w:rsidDel="00F2482E">
            <w:t>]). The dynamical variables represent the mean membrane potential of pyramidal (</w:t>
          </w:r>
          <w:r w:rsidDel="00F2482E">
            <w:rPr>
              <w:i/>
              <w:iCs/>
            </w:rPr>
            <w:t>V</w:t>
          </w:r>
          <w:r w:rsidDel="00F2482E">
            <w:t>) and inhibitory (</w:t>
          </w:r>
          <w:r w:rsidDel="00F2482E">
            <w:rPr>
              <w:i/>
              <w:iCs/>
            </w:rPr>
            <w:t>Z</w:t>
          </w:r>
          <w:r w:rsidDel="00F2482E">
            <w:t>) neurons, and the average number of open potassium ion channels (</w:t>
          </w:r>
          <w:r w:rsidDel="00F2482E">
            <w:rPr>
              <w:i/>
              <w:iCs/>
            </w:rPr>
            <w:t>W</w:t>
          </w:r>
          <w:r w:rsidDel="00F2482E">
            <w:t>). (B). Poincaré first return map from the same attractor [</w:t>
          </w:r>
          <w:r w:rsidDel="00F2482E">
            <w:fldChar w:fldCharType="begin"/>
          </w:r>
          <w:r w:rsidDel="00F2482E">
            <w:instrText xml:space="preserve"> HYPERLINK "https://bmcneurosci.biomedcentral.com/articles/10.1186/1471-2202-10-55" \l "ref-CR33" \o "Breakspear M, Terry JR, Friston KJ: Modulation of excitatory synaptic coupling facilitates synchronization and complex dynamics in a biophysical model of neuronal dynamics. Network. 2003, 14: 703-32." </w:instrText>
          </w:r>
          <w:r w:rsidDel="00F2482E">
            <w:fldChar w:fldCharType="separate"/>
          </w:r>
          <w:r w:rsidDel="00F2482E">
            <w:rPr>
              <w:rStyle w:val="Hyperlink"/>
            </w:rPr>
            <w:t>33</w:t>
          </w:r>
          <w:r w:rsidDel="00F2482E">
            <w:fldChar w:fldCharType="end"/>
          </w:r>
          <w:r w:rsidDel="00F2482E">
            <w:t>]; this map captures key features of the neural mass flow, by following each trajectory from one intersection (</w:t>
          </w:r>
          <w:r w:rsidDel="00F2482E">
            <w:rPr>
              <w:i/>
              <w:iCs/>
            </w:rPr>
            <w:t>V</w:t>
          </w:r>
          <w:r w:rsidDel="00F2482E">
            <w:t>) of the attractor to the next (</w:t>
          </w:r>
          <w:r w:rsidDel="00F2482E">
            <w:rPr>
              <w:i/>
              <w:iCs/>
            </w:rPr>
            <w:t>P</w:t>
          </w:r>
          <w:r w:rsidDel="00F2482E">
            <w:t>(</w:t>
          </w:r>
          <w:r w:rsidDel="00F2482E">
            <w:rPr>
              <w:i/>
              <w:iCs/>
            </w:rPr>
            <w:t>V</w:t>
          </w:r>
          <w:r w:rsidDel="00F2482E">
            <w:t>)). (C). The quadratic logistic map. This map has the same unimodal topology as the neural mass Poincaré return map. While the logistic map lacks the "thickness" of the neural mass map, it is several orders of magnitude faster to compute, hence allowing the detailed quantitative analysis in the present paper.</w:t>
          </w:r>
        </w:ins>
      </w:moveFrom>
    </w:p>
    <w:moveFromRangeEnd w:id="30"/>
    <w:p w14:paraId="3D542A24" w14:textId="77777777" w:rsidR="00EC13F1" w:rsidRDefault="00EC13F1" w:rsidP="008775BE">
      <w:pPr>
        <w:ind w:firstLine="0"/>
        <w:rPr>
          <w:ins w:id="38" w:author="Cees van Leeuwen" w:date="2019-07-23T16:29:00Z"/>
        </w:rPr>
      </w:pPr>
    </w:p>
    <w:p w14:paraId="60E18C01" w14:textId="77777777" w:rsidR="00EC13F1" w:rsidRDefault="00EC13F1">
      <w:pPr>
        <w:ind w:firstLine="0"/>
        <w:rPr>
          <w:lang w:bidi="fa-IR"/>
        </w:rPr>
        <w:pPrChange w:id="39" w:author="Cees van Leeuwen" w:date="2019-07-23T16:46:00Z">
          <w:pPr/>
        </w:pPrChange>
      </w:pPr>
      <w:del w:id="40" w:author="Cees van Leeuwen" w:date="2019-07-23T16:46:00Z">
        <w:r w:rsidDel="00EC13F1">
          <w:rPr>
            <w:lang w:bidi="fa-IR"/>
          </w:rPr>
          <w:delText xml:space="preserve">. </w:delText>
        </w:r>
      </w:del>
      <w:r>
        <w:rPr>
          <w:lang w:bidi="fa-IR"/>
        </w:rPr>
        <w:t xml:space="preserve">The logistic maps </w:t>
      </w:r>
      <w:del w:id="41" w:author="Cees van Leeuwen" w:date="2019-07-23T16:46:00Z">
        <w:r w:rsidDel="00EC13F1">
          <w:rPr>
            <w:lang w:bidi="fa-IR"/>
          </w:rPr>
          <w:delText xml:space="preserve">used in this study </w:delText>
        </w:r>
      </w:del>
      <w:r>
        <w:rPr>
          <w:lang w:bidi="fa-IR"/>
        </w:rPr>
        <w:t>is of the form shown in Equation 1.</w:t>
      </w:r>
    </w:p>
    <w:p w14:paraId="47C4F5E7" w14:textId="77777777" w:rsidR="00EC13F1" w:rsidRDefault="00EC13F1" w:rsidP="00EC13F1">
      <w:pPr>
        <w:rPr>
          <w:lang w:bidi="fa-IR"/>
        </w:rPr>
      </w:pPr>
      <w:r>
        <w:rPr>
          <w:lang w:bidi="fa-IR"/>
        </w:rPr>
        <w:t>EQ1</w:t>
      </w:r>
      <w:r>
        <w:rPr>
          <w:lang w:bidi="fa-IR"/>
        </w:rPr>
        <w:tab/>
      </w:r>
      <w:r>
        <w:rPr>
          <w:lang w:bidi="fa-IR"/>
        </w:rPr>
        <w:tab/>
      </w:r>
      <w:r>
        <w:rPr>
          <w:lang w:bidi="fa-IR"/>
        </w:rPr>
        <w:tab/>
      </w:r>
      <w:r>
        <w:rPr>
          <w:lang w:bidi="fa-IR"/>
        </w:rPr>
        <w:tab/>
      </w:r>
      <w:r>
        <w:rPr>
          <w:lang w:bidi="fa-IR"/>
        </w:rPr>
        <w:tab/>
        <w:t xml:space="preserve">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t+1</m:t>
            </m:r>
          </m:sub>
        </m:sSub>
        <m:r>
          <w:rPr>
            <w:rFonts w:ascii="Cambria Math" w:hAnsi="Cambria Math"/>
            <w:lang w:bidi="fa-IR"/>
          </w:rPr>
          <m:t xml:space="preserve">= 1 - </m:t>
        </m:r>
        <m:r>
          <m:rPr>
            <m:sty m:val="p"/>
          </m:rPr>
          <w:rPr>
            <w:rFonts w:ascii="Cambria Math" w:hAnsi="Cambria Math"/>
            <w:lang w:bidi="fa-IR"/>
          </w:rPr>
          <m:t>α</m:t>
        </m:r>
        <m:sSubSup>
          <m:sSubSupPr>
            <m:ctrlPr>
              <w:rPr>
                <w:rFonts w:ascii="Cambria Math" w:hAnsi="Cambria Math"/>
                <w:i/>
                <w:lang w:bidi="fa-IR"/>
              </w:rPr>
            </m:ctrlPr>
          </m:sSubSupPr>
          <m:e>
            <m:r>
              <w:rPr>
                <w:rFonts w:ascii="Cambria Math" w:hAnsi="Cambria Math"/>
                <w:lang w:bidi="fa-IR"/>
              </w:rPr>
              <m:t>x</m:t>
            </m:r>
          </m:e>
          <m:sub>
            <m:r>
              <w:rPr>
                <w:rFonts w:ascii="Cambria Math" w:hAnsi="Cambria Math"/>
                <w:lang w:bidi="fa-IR"/>
              </w:rPr>
              <m:t>t</m:t>
            </m:r>
          </m:sub>
          <m:sup>
            <m:r>
              <w:rPr>
                <w:rFonts w:ascii="Cambria Math" w:hAnsi="Cambria Math"/>
                <w:lang w:bidi="fa-IR"/>
              </w:rPr>
              <m:t>2</m:t>
            </m:r>
          </m:sup>
        </m:sSubSup>
      </m:oMath>
    </w:p>
    <w:p w14:paraId="1A18F904" w14:textId="77777777" w:rsidR="00EC13F1" w:rsidRDefault="00EC13F1" w:rsidP="00EC13F1">
      <w:pPr>
        <w:rPr>
          <w:lang w:bidi="fa-IR"/>
        </w:rPr>
      </w:pPr>
      <w:ins w:id="42" w:author="Cees van Leeuwen" w:date="2019-07-23T16:46:00Z">
        <w:r>
          <w:t>Logistic maps are well known to exhibit universal dynamical properties (</w:t>
        </w:r>
        <w:commentRangeStart w:id="43"/>
        <w:commentRangeStart w:id="44"/>
        <w:r>
          <w:t>refs</w:t>
        </w:r>
        <w:commentRangeEnd w:id="43"/>
        <w:r>
          <w:rPr>
            <w:rStyle w:val="CommentReference"/>
          </w:rPr>
          <w:commentReference w:id="43"/>
        </w:r>
        <w:commentRangeEnd w:id="44"/>
        <w:r>
          <w:rPr>
            <w:rStyle w:val="CommentReference"/>
          </w:rPr>
          <w:commentReference w:id="44"/>
        </w:r>
        <w:r>
          <w:t xml:space="preserve">).  </w:t>
        </w:r>
      </w:ins>
      <w:r>
        <w:rPr>
          <w:lang w:bidi="fa-IR"/>
        </w:rPr>
        <w:t>For certain regimes of the chaos parameter, the behavior of the logistic map converges to one or more attractors, but otherwise it exhibits chaotic behavior. In these regimes, logistic maps produce deterministic stochastic bounded time series which has been suggested as an approximation of electrical activities of spiking neurons (</w:t>
      </w:r>
      <w:r w:rsidRPr="0070553D">
        <w:rPr>
          <w:color w:val="FF0000"/>
          <w:lang w:bidi="fa-IR"/>
        </w:rPr>
        <w:t>citation</w:t>
      </w:r>
      <w:r>
        <w:rPr>
          <w:lang w:bidi="fa-IR"/>
        </w:rPr>
        <w:t xml:space="preserve">). The values of the 200 draws of logistic maps after a burn-in period of 4000 iterations can be seen in </w:t>
      </w:r>
      <w:r w:rsidRPr="00C96A0E">
        <w:rPr>
          <w:lang w:bidi="fa-IR"/>
        </w:rPr>
        <w:t>Feigenbaum</w:t>
      </w:r>
      <w:r>
        <w:rPr>
          <w:lang w:bidi="fa-IR"/>
        </w:rPr>
        <w:t xml:space="preserve"> plots shown in Figure </w:t>
      </w:r>
      <w:ins w:id="45" w:author="Cees van Leeuwen" w:date="2019-07-23T16:49:00Z">
        <w:r>
          <w:rPr>
            <w:lang w:bidi="fa-IR"/>
          </w:rPr>
          <w:t>2</w:t>
        </w:r>
      </w:ins>
      <w:del w:id="46" w:author="Cees van Leeuwen" w:date="2019-07-23T16:49:00Z">
        <w:r w:rsidDel="00EC13F1">
          <w:rPr>
            <w:lang w:bidi="fa-IR"/>
          </w:rPr>
          <w:delText>1</w:delText>
        </w:r>
      </w:del>
      <w:r>
        <w:rPr>
          <w:lang w:bidi="fa-IR"/>
        </w:rPr>
        <w:t xml:space="preserve">. The </w:t>
      </w:r>
      <m:oMath>
        <m:r>
          <m:rPr>
            <m:sty m:val="p"/>
          </m:rPr>
          <w:rPr>
            <w:rFonts w:ascii="Cambria Math" w:hAnsi="Cambria Math"/>
            <w:lang w:bidi="fa-IR"/>
          </w:rPr>
          <m:t>α</m:t>
        </m:r>
      </m:oMath>
      <w:r>
        <w:rPr>
          <w:lang w:bidi="fa-IR"/>
        </w:rPr>
        <w:t xml:space="preserve"> parameters of the logistic maps in the current study were chosen in the range of 1.7-1.9, as it grants stochastic signals bounded in the range of [-1, 1] with properties suitable </w:t>
      </w:r>
      <w:r>
        <w:rPr>
          <w:lang w:bidi="fa-IR"/>
        </w:rPr>
        <w:lastRenderedPageBreak/>
        <w:t>for the adaptive rewiring algorithm</w:t>
      </w:r>
      <w:r>
        <w:rPr>
          <w:rStyle w:val="FootnoteReference"/>
          <w:lang w:bidi="fa-IR"/>
        </w:rPr>
        <w:footnoteReference w:id="1"/>
      </w:r>
      <w:r>
        <w:rPr>
          <w:lang w:bidi="fa-IR"/>
        </w:rPr>
        <w:t>. Each neuron in each brain was assigned a fixed value for \alpha, and the initial x_1 values of activations were drawn uniformly from the range of [0, 1]. This random draw was based on the same seeds used in constructing the random graphs. Since the models are mathematically described (and simulated) by matrix algebra, the same notation will be used from now on.</w:t>
      </w:r>
    </w:p>
    <w:p w14:paraId="267E4C12" w14:textId="77777777" w:rsidR="00EC13F1" w:rsidRDefault="00EC13F1" w:rsidP="00151A09">
      <w:pPr>
        <w:ind w:firstLine="0"/>
        <w:rPr>
          <w:ins w:id="49" w:author="Cees van Leeuwen" w:date="2019-07-23T16:44:00Z"/>
        </w:rPr>
      </w:pPr>
    </w:p>
    <w:p w14:paraId="563911AC" w14:textId="77777777" w:rsidR="00EC13F1" w:rsidRDefault="00EC13F1" w:rsidP="00151A09">
      <w:pPr>
        <w:ind w:firstLine="0"/>
        <w:rPr>
          <w:ins w:id="50" w:author="Cees van Leeuwen" w:date="2019-07-23T16:44:00Z"/>
        </w:rPr>
      </w:pPr>
    </w:p>
    <w:p w14:paraId="6667EA18" w14:textId="77777777" w:rsidR="00EC13F1" w:rsidRDefault="00EC13F1" w:rsidP="00151A09">
      <w:pPr>
        <w:ind w:firstLine="0"/>
        <w:rPr>
          <w:ins w:id="51" w:author="Cees van Leeuwen" w:date="2019-07-23T16:44:00Z"/>
        </w:rPr>
      </w:pPr>
    </w:p>
    <w:p w14:paraId="3B8C892A" w14:textId="77777777" w:rsidR="00353842" w:rsidRDefault="00353842" w:rsidP="00353842">
      <w:pPr>
        <w:ind w:firstLine="0"/>
        <w:rPr>
          <w:ins w:id="52" w:author="Cees van Leeuwen" w:date="2019-07-23T16:57:00Z"/>
          <w:lang w:bidi="fa-IR"/>
        </w:rPr>
      </w:pPr>
      <w:ins w:id="53" w:author="Cees van Leeuwen" w:date="2019-07-23T16:57:00Z">
        <w:r>
          <w:rPr>
            <w:lang w:bidi="fa-IR"/>
          </w:rPr>
          <w:t xml:space="preserve">Whereas the logistic map could be considered as an abstract representation of a neural mass oscillators,  systems of coupled neural mass oscillators may be represented by coupled logistic maps </w:t>
        </w:r>
      </w:ins>
    </w:p>
    <w:p w14:paraId="1976E00F" w14:textId="77777777" w:rsidR="00630623" w:rsidDel="00353842" w:rsidRDefault="00EC13F1">
      <w:pPr>
        <w:ind w:firstLine="0"/>
        <w:rPr>
          <w:del w:id="54" w:author="Cees van Leeuwen" w:date="2019-07-23T16:56:00Z"/>
          <w:lang w:bidi="fa-IR"/>
        </w:rPr>
        <w:pPrChange w:id="55" w:author="Cees van Leeuwen" w:date="2019-07-23T16:56:00Z">
          <w:pPr/>
        </w:pPrChange>
      </w:pPr>
      <w:ins w:id="56" w:author="Cees van Leeuwen" w:date="2019-07-23T16:43:00Z">
        <w:r>
          <w:t xml:space="preserve"> </w:t>
        </w:r>
      </w:ins>
      <w:ins w:id="57" w:author="Cees van Leeuwen" w:date="2019-07-23T16:53:00Z">
        <w:r w:rsidR="00B50058">
          <w:t>Because of the universal dynamics of logistic maps, n</w:t>
        </w:r>
      </w:ins>
      <w:ins w:id="58" w:author="Cees van Leeuwen" w:date="2019-07-23T16:43:00Z">
        <w:r>
          <w:t>etworks of such simple maps may capture generic properties of interacting nonlinear systems.</w:t>
        </w:r>
      </w:ins>
      <w:ins w:id="59" w:author="Cees van Leeuwen" w:date="2019-07-23T16:53:00Z">
        <w:r w:rsidR="00B50058" w:rsidRPr="00B50058">
          <w:rPr>
            <w:lang w:bidi="fa-IR"/>
          </w:rPr>
          <w:t xml:space="preserve"> </w:t>
        </w:r>
        <w:r w:rsidR="00B50058">
          <w:rPr>
            <w:lang w:bidi="fa-IR"/>
          </w:rPr>
          <w:t>(</w:t>
        </w:r>
        <w:commentRangeStart w:id="60"/>
        <w:r w:rsidR="00B50058">
          <w:rPr>
            <w:lang w:bidi="fa-IR"/>
          </w:rPr>
          <w:t xml:space="preserve">Kaneko, 1992). </w:t>
        </w:r>
        <w:r w:rsidR="00B50058" w:rsidRPr="00151A09">
          <w:t xml:space="preserve"> </w:t>
        </w:r>
        <w:commentRangeEnd w:id="60"/>
        <w:r w:rsidR="00B50058">
          <w:rPr>
            <w:rStyle w:val="CommentReference"/>
          </w:rPr>
          <w:commentReference w:id="60"/>
        </w:r>
      </w:ins>
    </w:p>
    <w:p w14:paraId="0BD26228" w14:textId="77777777" w:rsidR="002D0C3C" w:rsidRDefault="0030168C">
      <w:pPr>
        <w:ind w:firstLine="0"/>
        <w:rPr>
          <w:lang w:bidi="fa-IR"/>
        </w:rPr>
        <w:pPrChange w:id="61" w:author="Cees van Leeuwen" w:date="2019-07-23T16:56:00Z">
          <w:pPr/>
        </w:pPrChange>
      </w:pPr>
      <w:r>
        <w:rPr>
          <w:lang w:bidi="fa-IR"/>
        </w:rPr>
        <w:t xml:space="preserve">The logistic maps </w:t>
      </w:r>
      <w:del w:id="62" w:author="Cees van Leeuwen" w:date="2019-07-23T16:54:00Z">
        <w:r w:rsidDel="00B50058">
          <w:rPr>
            <w:lang w:bidi="fa-IR"/>
          </w:rPr>
          <w:delText>at the core o</w:delText>
        </w:r>
        <w:r w:rsidR="00D06EFA" w:rsidDel="00B50058">
          <w:rPr>
            <w:lang w:bidi="fa-IR"/>
          </w:rPr>
          <w:delText xml:space="preserve">f </w:delText>
        </w:r>
        <w:r w:rsidDel="00B50058">
          <w:rPr>
            <w:lang w:bidi="fa-IR"/>
          </w:rPr>
          <w:delText xml:space="preserve">the </w:delText>
        </w:r>
        <w:r w:rsidR="0034683B" w:rsidDel="00B50058">
          <w:rPr>
            <w:lang w:bidi="fa-IR"/>
          </w:rPr>
          <w:delText>activit</w:delText>
        </w:r>
        <w:r w:rsidR="002D0C3C" w:rsidDel="00B50058">
          <w:rPr>
            <w:lang w:bidi="fa-IR"/>
          </w:rPr>
          <w:delText>ies</w:delText>
        </w:r>
        <w:r w:rsidR="00D06EFA" w:rsidDel="00B50058">
          <w:rPr>
            <w:lang w:bidi="fa-IR"/>
          </w:rPr>
          <w:delText xml:space="preserve"> of neurons</w:delText>
        </w:r>
        <w:r w:rsidR="002D0C3C" w:rsidDel="00B50058">
          <w:rPr>
            <w:lang w:bidi="fa-IR"/>
          </w:rPr>
          <w:delText xml:space="preserve"> </w:delText>
        </w:r>
      </w:del>
      <w:r>
        <w:rPr>
          <w:lang w:bidi="fa-IR"/>
        </w:rPr>
        <w:t>are coupled</w:t>
      </w:r>
      <w:r w:rsidR="00D06EFA">
        <w:rPr>
          <w:lang w:bidi="fa-IR"/>
        </w:rPr>
        <w:t xml:space="preserve"> according to Equation 2</w:t>
      </w:r>
      <w:r>
        <w:rPr>
          <w:lang w:bidi="fa-IR"/>
        </w:rPr>
        <w:t xml:space="preserve"> </w:t>
      </w:r>
      <w:r w:rsidR="00D06EFA">
        <w:rPr>
          <w:lang w:bidi="fa-IR"/>
        </w:rPr>
        <w:t>as such the</w:t>
      </w:r>
      <w:r w:rsidR="007C472F">
        <w:rPr>
          <w:lang w:bidi="fa-IR"/>
        </w:rPr>
        <w:t xml:space="preserve"> activity of each neuron is moderated by the activity of its neighbors</w:t>
      </w:r>
      <w:r w:rsidR="00B545D7">
        <w:rPr>
          <w:lang w:bidi="fa-IR"/>
        </w:rPr>
        <w:t>.</w:t>
      </w:r>
      <w:r w:rsidR="00156407">
        <w:rPr>
          <w:lang w:bidi="fa-IR"/>
        </w:rPr>
        <w:t xml:space="preserve"> In a matrix notation, </w:t>
      </w:r>
      <w:r w:rsidR="009E6993">
        <w:rPr>
          <w:lang w:bidi="fa-IR"/>
        </w:rPr>
        <w:t>for a network of |V| = N, the activity of neurons at time t is calculated via</w:t>
      </w:r>
    </w:p>
    <w:p w14:paraId="210C5AEC" w14:textId="77777777" w:rsidR="0098587B" w:rsidRPr="00C6181B" w:rsidRDefault="00DE5AAF" w:rsidP="00002A21">
      <w:pPr>
        <w:rPr>
          <w:lang w:bidi="fa-IR"/>
        </w:rPr>
      </w:pPr>
      <w:r>
        <w:rPr>
          <w:lang w:bidi="fa-IR"/>
        </w:rPr>
        <w:t xml:space="preserve">EQ2 </w:t>
      </w:r>
      <w:r>
        <w:rPr>
          <w:lang w:bidi="fa-IR"/>
        </w:rPr>
        <w:tab/>
      </w:r>
      <w:r>
        <w:rPr>
          <w:lang w:bidi="fa-IR"/>
        </w:rPr>
        <w:tab/>
      </w:r>
      <w:r>
        <w:rPr>
          <w:lang w:bidi="fa-IR"/>
        </w:rPr>
        <w:tab/>
        <w:t xml:space="preserve">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t+1</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1- </m:t>
            </m:r>
            <m:sSub>
              <m:sSubPr>
                <m:ctrlPr>
                  <w:rPr>
                    <w:rFonts w:ascii="Cambria Math" w:hAnsi="Cambria Math"/>
                    <w:i/>
                    <w:iCs/>
                    <w:lang w:bidi="fa-IR"/>
                  </w:rPr>
                </m:ctrlPr>
              </m:sSubPr>
              <m:e>
                <m:r>
                  <w:rPr>
                    <w:rFonts w:ascii="Cambria Math" w:hAnsi="Cambria Math"/>
                    <w:lang w:bidi="fa-IR"/>
                  </w:rPr>
                  <m:t>X</m:t>
                </m:r>
              </m:e>
              <m:sub>
                <m:r>
                  <w:rPr>
                    <w:rFonts w:ascii="Cambria Math" w:hAnsi="Cambria Math"/>
                    <w:lang w:bidi="fa-IR"/>
                  </w:rPr>
                  <m:t>t</m:t>
                </m:r>
              </m:sub>
            </m:sSub>
            <m:r>
              <w:rPr>
                <w:rFonts w:ascii="Cambria Math" w:hAnsi="Cambria Math"/>
                <w:lang w:bidi="fa-IR"/>
              </w:rPr>
              <m:t xml:space="preserve"> </m:t>
            </m:r>
            <m:sSup>
              <m:sSupPr>
                <m:ctrlPr>
                  <w:rPr>
                    <w:rFonts w:ascii="Cambria Math" w:hAnsi="Cambria Math"/>
                    <w:i/>
                    <w:iCs/>
                    <w:lang w:bidi="fa-IR"/>
                  </w:rPr>
                </m:ctrlPr>
              </m:sSupPr>
              <m:e>
                <m:r>
                  <w:rPr>
                    <w:rFonts w:ascii="Cambria Math" w:hAnsi="Cambria Math"/>
                    <w:lang w:bidi="fa-IR"/>
                  </w:rPr>
                  <m:t>α</m:t>
                </m:r>
              </m:e>
              <m:sup>
                <m:r>
                  <w:rPr>
                    <w:rFonts w:ascii="Cambria Math" w:hAnsi="Cambria Math"/>
                    <w:lang w:bidi="fa-IR"/>
                  </w:rPr>
                  <m:t>T</m:t>
                </m:r>
              </m:sup>
            </m:sSup>
            <m:sSub>
              <m:sSubPr>
                <m:ctrlPr>
                  <w:rPr>
                    <w:rFonts w:ascii="Cambria Math" w:hAnsi="Cambria Math"/>
                    <w:i/>
                    <w:iCs/>
                    <w:lang w:bidi="fa-IR"/>
                  </w:rPr>
                </m:ctrlPr>
              </m:sSubPr>
              <m:e>
                <m:r>
                  <w:rPr>
                    <w:rFonts w:ascii="Cambria Math" w:hAnsi="Cambria Math"/>
                    <w:lang w:bidi="fa-IR"/>
                  </w:rPr>
                  <m:t xml:space="preserve"> X</m:t>
                </m:r>
              </m:e>
              <m:sub>
                <m:r>
                  <w:rPr>
                    <w:rFonts w:ascii="Cambria Math" w:hAnsi="Cambria Math"/>
                    <w:lang w:bidi="fa-IR"/>
                  </w:rPr>
                  <m:t>t</m:t>
                </m:r>
              </m:sub>
            </m:sSub>
          </m:e>
        </m:d>
        <m:r>
          <m:rPr>
            <m:sty m:val="p"/>
          </m:rPr>
          <w:rPr>
            <w:rFonts w:ascii="Cambria Math" w:hAnsi="Cambria Math" w:hint="eastAsia"/>
            <w:lang w:bidi="fa-IR"/>
          </w:rPr>
          <m:t>⊙</m:t>
        </m:r>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r>
                  <m:rPr>
                    <m:scr m:val="script"/>
                  </m:rPr>
                  <w:rPr>
                    <w:rFonts w:ascii="Cambria Math" w:hAnsi="Cambria Math"/>
                    <w:lang w:bidi="fa-IR"/>
                  </w:rPr>
                  <m:t>E</m:t>
                </m:r>
              </m:num>
              <m:den>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sSub>
                  <m:sSubPr>
                    <m:ctrlPr>
                      <w:rPr>
                        <w:rFonts w:ascii="Cambria Math" w:hAnsi="Cambria Math"/>
                        <w:i/>
                        <w:lang w:bidi="fa-IR"/>
                      </w:rPr>
                    </m:ctrlPr>
                  </m:sSubPr>
                  <m:e>
                    <m:r>
                      <w:rPr>
                        <w:rFonts w:ascii="Cambria Math" w:hAnsi="Cambria Math"/>
                        <w:lang w:bidi="fa-IR"/>
                      </w:rPr>
                      <m:t xml:space="preserve"> J</m:t>
                    </m:r>
                  </m:e>
                  <m:sub>
                    <m:r>
                      <w:rPr>
                        <w:rFonts w:ascii="Cambria Math" w:hAnsi="Cambria Math"/>
                        <w:lang w:bidi="fa-IR"/>
                      </w:rPr>
                      <m:t>N,1</m:t>
                    </m:r>
                  </m:sub>
                </m:sSub>
              </m:den>
            </m:f>
            <m:r>
              <m:rPr>
                <m:scr m:val="script"/>
              </m:rPr>
              <w:rPr>
                <w:rFonts w:ascii="Cambria Math" w:hAnsi="Cambria Math"/>
                <w:lang w:bidi="fa-IR"/>
              </w:rPr>
              <m:t xml:space="preserve"> - E</m:t>
            </m:r>
          </m:e>
        </m:d>
      </m:oMath>
    </w:p>
    <w:p w14:paraId="7D0EA36E" w14:textId="77777777" w:rsidR="00750A13" w:rsidRDefault="001F7BAD" w:rsidP="00DA69B5">
      <w:pPr>
        <w:rPr>
          <w:ins w:id="63" w:author="Cees van Leeuwen" w:date="2019-07-23T16:36:00Z"/>
          <w:lang w:bidi="fa-IR"/>
        </w:rPr>
      </w:pPr>
      <w:r>
        <w:rPr>
          <w:lang w:bidi="fa-IR"/>
        </w:rPr>
        <w:t>In the righ</w:t>
      </w:r>
      <w:r w:rsidR="00E7791D">
        <w:rPr>
          <w:lang w:bidi="fa-IR"/>
        </w:rPr>
        <w:t>t-hand</w:t>
      </w:r>
      <w:r>
        <w:rPr>
          <w:lang w:bidi="fa-IR"/>
        </w:rPr>
        <w:t xml:space="preserve"> side of Equation 2</w:t>
      </w:r>
      <w:r w:rsidR="00311E37">
        <w:rPr>
          <w:lang w:bidi="fa-IR"/>
        </w:rPr>
        <w:t xml:space="preserve">, the vector form of logistic maps is </w:t>
      </w:r>
      <w:r w:rsidR="00F40F42">
        <w:rPr>
          <w:lang w:bidi="fa-IR"/>
        </w:rPr>
        <w:t>Hada</w:t>
      </w:r>
      <w:r w:rsidR="00CA2DC8">
        <w:rPr>
          <w:lang w:bidi="fa-IR"/>
        </w:rPr>
        <w:t>mard</w:t>
      </w:r>
      <w:r w:rsidR="00DD12E1">
        <w:rPr>
          <w:lang w:bidi="fa-IR"/>
        </w:rPr>
        <w:t>-</w:t>
      </w:r>
      <w:r w:rsidR="00CA2DC8">
        <w:rPr>
          <w:lang w:bidi="fa-IR"/>
        </w:rPr>
        <w:t>multiplied</w:t>
      </w:r>
      <w:r w:rsidR="00CA2DC8">
        <w:rPr>
          <w:rStyle w:val="FootnoteReference"/>
          <w:lang w:bidi="fa-IR"/>
        </w:rPr>
        <w:footnoteReference w:id="2"/>
      </w:r>
      <w:r w:rsidR="0005711D">
        <w:rPr>
          <w:lang w:bidi="fa-IR"/>
        </w:rPr>
        <w:t xml:space="preserve"> by </w:t>
      </w:r>
      <w:r w:rsidR="00405479">
        <w:rPr>
          <w:lang w:bidi="fa-IR"/>
        </w:rPr>
        <w:t xml:space="preserve">a coupling term. </w:t>
      </w:r>
      <w:r w:rsidR="001B6FFC">
        <w:rPr>
          <w:lang w:bidi="fa-IR"/>
        </w:rPr>
        <w:t>In t</w:t>
      </w:r>
      <w:r w:rsidR="00405479">
        <w:rPr>
          <w:lang w:bidi="fa-IR"/>
        </w:rPr>
        <w:t>he coupling term</w:t>
      </w:r>
      <w:r w:rsidR="001B6FFC">
        <w:rPr>
          <w:lang w:bidi="fa-IR"/>
        </w:rPr>
        <w:t xml:space="preserve">, </w:t>
      </w:r>
      <m:oMath>
        <m:r>
          <m:rPr>
            <m:scr m:val="script"/>
          </m:rPr>
          <w:rPr>
            <w:rFonts w:ascii="Cambria Math" w:hAnsi="Cambria Math"/>
            <w:lang w:bidi="fa-IR"/>
          </w:rPr>
          <m:t>E</m:t>
        </m:r>
      </m:oMath>
      <w:r w:rsidR="00284419">
        <w:rPr>
          <w:lang w:bidi="fa-IR"/>
        </w:rPr>
        <w:t xml:space="preserve"> is the vector of coupling strengths and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oMath>
      <w:r w:rsidR="001845C5">
        <w:rPr>
          <w:lang w:bidi="fa-IR"/>
        </w:rPr>
        <w:t xml:space="preserve"> </w:t>
      </w:r>
      <w:r w:rsidR="00284419">
        <w:rPr>
          <w:lang w:bidi="fa-IR"/>
        </w:rPr>
        <w:lastRenderedPageBreak/>
        <w:t xml:space="preserve">is the connectivity </w:t>
      </w:r>
      <w:r w:rsidR="00002A21">
        <w:rPr>
          <w:lang w:bidi="fa-IR"/>
        </w:rPr>
        <w:t>matrix at time t.</w:t>
      </w:r>
      <w:r w:rsidR="00DD12E1">
        <w:rPr>
          <w:lang w:bidi="fa-IR"/>
        </w:rPr>
        <w:t xml:space="preserve"> </w:t>
      </w:r>
      <m:oMath>
        <m:sSub>
          <m:sSubPr>
            <m:ctrlPr>
              <w:rPr>
                <w:rFonts w:ascii="Cambria Math" w:hAnsi="Cambria Math"/>
                <w:i/>
                <w:lang w:bidi="fa-IR"/>
              </w:rPr>
            </m:ctrlPr>
          </m:sSubPr>
          <m:e>
            <m:r>
              <w:rPr>
                <w:rFonts w:ascii="Cambria Math" w:hAnsi="Cambria Math"/>
                <w:lang w:bidi="fa-IR"/>
              </w:rPr>
              <m:t>J</m:t>
            </m:r>
          </m:e>
          <m:sub>
            <m:r>
              <w:rPr>
                <w:rFonts w:ascii="Cambria Math" w:hAnsi="Cambria Math"/>
                <w:lang w:bidi="fa-IR"/>
              </w:rPr>
              <m:t>1,N</m:t>
            </m:r>
          </m:sub>
        </m:sSub>
      </m:oMath>
      <w:r w:rsidR="008F7FE8">
        <w:rPr>
          <w:lang w:bidi="fa-IR"/>
        </w:rPr>
        <w:t xml:space="preserve"> </w:t>
      </w:r>
      <w:r w:rsidR="00DD12E1">
        <w:rPr>
          <w:lang w:bidi="fa-IR"/>
        </w:rPr>
        <w:t xml:space="preserve"> in the denominator is</w:t>
      </w:r>
      <w:r w:rsidR="008F7FE8">
        <w:rPr>
          <w:lang w:bidi="fa-IR"/>
        </w:rPr>
        <w:t xml:space="preserve"> a </w:t>
      </w:r>
      <w:r w:rsidR="000E0C16">
        <w:rPr>
          <w:lang w:bidi="fa-IR"/>
        </w:rPr>
        <w:t>vertical</w:t>
      </w:r>
      <w:r w:rsidR="008F7FE8">
        <w:rPr>
          <w:lang w:bidi="fa-IR"/>
        </w:rPr>
        <w:t xml:space="preserve"> unit vector</w:t>
      </w:r>
      <w:r w:rsidR="00156407">
        <w:rPr>
          <w:lang w:bidi="fa-IR"/>
        </w:rPr>
        <w:t xml:space="preserve"> of </w:t>
      </w:r>
      <w:r w:rsidR="00906EFE">
        <w:rPr>
          <w:lang w:bidi="fa-IR"/>
        </w:rPr>
        <w:t>size N</w:t>
      </w:r>
      <w:r w:rsidR="00932C62">
        <w:rPr>
          <w:lang w:bidi="fa-IR"/>
        </w:rPr>
        <w:t xml:space="preserve">. Division </w:t>
      </w:r>
      <w:r w:rsidR="006F34AC">
        <w:rPr>
          <w:lang w:bidi="fa-IR"/>
        </w:rPr>
        <w:t xml:space="preserve">of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r>
          <m:rPr>
            <m:scr m:val="script"/>
          </m:rPr>
          <w:rPr>
            <w:rFonts w:ascii="Cambria Math" w:hAnsi="Cambria Math"/>
            <w:lang w:bidi="fa-IR"/>
          </w:rPr>
          <m:t>E</m:t>
        </m:r>
      </m:oMath>
      <w:r w:rsidR="006F34AC">
        <w:rPr>
          <w:lang w:bidi="fa-IR"/>
        </w:rPr>
        <w:t xml:space="preserve"> </w:t>
      </w:r>
      <w:r w:rsidR="00932C62">
        <w:rPr>
          <w:lang w:bidi="fa-IR"/>
        </w:rPr>
        <w:t>by</w:t>
      </w:r>
      <m:oMath>
        <m:sSub>
          <m:sSubPr>
            <m:ctrlPr>
              <w:rPr>
                <w:rFonts w:ascii="Cambria Math" w:hAnsi="Cambria Math"/>
                <w:i/>
                <w:lang w:bidi="fa-IR"/>
              </w:rPr>
            </m:ctrlPr>
          </m:sSubPr>
          <m:e>
            <m:sSub>
              <m:sSubPr>
                <m:ctrlPr>
                  <w:rPr>
                    <w:rFonts w:ascii="Cambria Math" w:hAnsi="Cambria Math"/>
                    <w:i/>
                    <w:lang w:bidi="fa-IR"/>
                  </w:rPr>
                </m:ctrlPr>
              </m:sSubPr>
              <m:e>
                <m:r>
                  <w:rPr>
                    <w:rFonts w:ascii="Cambria Math" w:hAnsi="Cambria Math"/>
                    <w:lang w:bidi="fa-IR"/>
                  </w:rPr>
                  <m:t xml:space="preserve"> J</m:t>
                </m:r>
              </m:e>
              <m:sub>
                <m:r>
                  <w:rPr>
                    <w:rFonts w:ascii="Cambria Math" w:hAnsi="Cambria Math"/>
                    <w:lang w:bidi="fa-IR"/>
                  </w:rPr>
                  <m:t>1,N</m:t>
                </m:r>
              </m:sub>
            </m:sSub>
            <m:r>
              <w:rPr>
                <w:rFonts w:ascii="Cambria Math" w:hAnsi="Cambria Math"/>
                <w:lang w:bidi="fa-IR"/>
              </w:rPr>
              <m:t>M</m:t>
            </m:r>
          </m:e>
          <m:sub>
            <m:r>
              <w:rPr>
                <w:rFonts w:ascii="Cambria Math" w:hAnsi="Cambria Math"/>
                <w:lang w:bidi="fa-IR"/>
              </w:rPr>
              <m:t>t</m:t>
            </m:r>
          </m:sub>
        </m:sSub>
      </m:oMath>
      <w:r w:rsidR="00443B0B">
        <w:rPr>
          <w:lang w:bidi="fa-IR"/>
        </w:rPr>
        <w:t xml:space="preserve"> </w:t>
      </w:r>
      <w:r w:rsidR="00AE5566">
        <w:rPr>
          <w:lang w:bidi="fa-IR"/>
        </w:rPr>
        <w:t xml:space="preserve">normalizes the </w:t>
      </w:r>
      <w:r w:rsidR="00F00905">
        <w:rPr>
          <w:lang w:bidi="fa-IR"/>
        </w:rPr>
        <w:t xml:space="preserve">former (i.e., the </w:t>
      </w:r>
      <w:r w:rsidR="00093CCD">
        <w:rPr>
          <w:lang w:bidi="fa-IR"/>
        </w:rPr>
        <w:t xml:space="preserve">effect of </w:t>
      </w:r>
      <m:oMath>
        <m:sSub>
          <m:sSubPr>
            <m:ctrlPr>
              <w:rPr>
                <w:rFonts w:ascii="Cambria Math" w:hAnsi="Cambria Math"/>
                <w:i/>
                <w:lang w:bidi="fa-IR"/>
              </w:rPr>
            </m:ctrlPr>
          </m:sSubPr>
          <m:e>
            <m:r>
              <m:rPr>
                <m:sty m:val="p"/>
              </m:rPr>
              <w:rPr>
                <w:rFonts w:ascii="Cambria Math" w:hAnsi="Cambria Math"/>
                <w:lang w:bidi="fa-IR"/>
              </w:rPr>
              <m:t>ϵ</m:t>
            </m:r>
            <m:ctrlPr>
              <w:rPr>
                <w:rFonts w:ascii="Cambria Math" w:hAnsi="Cambria Math"/>
                <w:lang w:bidi="fa-IR"/>
              </w:rPr>
            </m:ctrlPr>
          </m:e>
          <m:sub>
            <m:r>
              <w:rPr>
                <w:rFonts w:ascii="Cambria Math" w:hAnsi="Cambria Math"/>
                <w:lang w:bidi="fa-IR"/>
              </w:rPr>
              <m:t>i</m:t>
            </m:r>
          </m:sub>
        </m:sSub>
      </m:oMath>
      <w:r w:rsidR="00AE5566">
        <w:rPr>
          <w:lang w:bidi="fa-IR"/>
        </w:rPr>
        <w:t xml:space="preserve"> of </w:t>
      </w:r>
      <w:r w:rsidR="00F00905">
        <w:rPr>
          <w:lang w:bidi="fa-IR"/>
        </w:rPr>
        <w:t>node i</w:t>
      </w:r>
      <w:r w:rsidR="009C2E62">
        <w:rPr>
          <w:lang w:bidi="fa-IR"/>
        </w:rPr>
        <w:t>)</w:t>
      </w:r>
      <w:r w:rsidR="00F00905">
        <w:rPr>
          <w:lang w:bidi="fa-IR"/>
        </w:rPr>
        <w:t xml:space="preserve"> </w:t>
      </w:r>
      <w:r w:rsidR="001353D5">
        <w:rPr>
          <w:lang w:bidi="fa-IR"/>
        </w:rPr>
        <w:t xml:space="preserve">by sum of the </w:t>
      </w:r>
      <w:r w:rsidR="00E10512">
        <w:rPr>
          <w:lang w:bidi="fa-IR"/>
        </w:rPr>
        <w:t xml:space="preserve">weights of the </w:t>
      </w:r>
      <w:r w:rsidR="001353D5">
        <w:rPr>
          <w:lang w:bidi="fa-IR"/>
        </w:rPr>
        <w:t xml:space="preserve">edges connected to </w:t>
      </w:r>
      <w:r w:rsidR="009C2E62">
        <w:rPr>
          <w:lang w:bidi="fa-IR"/>
        </w:rPr>
        <w:t>each node. S</w:t>
      </w:r>
      <w:r w:rsidR="001353D5">
        <w:rPr>
          <w:lang w:bidi="fa-IR"/>
        </w:rPr>
        <w:t xml:space="preserve">ince our graphs are binary, </w:t>
      </w:r>
      <w:r w:rsidR="00932C62">
        <w:rPr>
          <w:lang w:bidi="fa-IR"/>
        </w:rPr>
        <w:t xml:space="preserve">the </w:t>
      </w:r>
      <w:r w:rsidR="00F64D2A">
        <w:rPr>
          <w:lang w:bidi="fa-IR"/>
        </w:rPr>
        <w:t xml:space="preserve">term </w:t>
      </w:r>
      <w:r w:rsidR="00932C62">
        <w:rPr>
          <w:lang w:bidi="fa-IR"/>
        </w:rPr>
        <w:t xml:space="preserve">in the denominator </w:t>
      </w:r>
      <w:r w:rsidR="00F64D2A">
        <w:rPr>
          <w:lang w:bidi="fa-IR"/>
        </w:rPr>
        <w:t xml:space="preserve">counts </w:t>
      </w:r>
      <w:r w:rsidR="00932C62">
        <w:rPr>
          <w:lang w:bidi="fa-IR"/>
        </w:rPr>
        <w:t xml:space="preserve">the </w:t>
      </w:r>
      <w:r w:rsidR="0036607C">
        <w:rPr>
          <w:lang w:bidi="fa-IR"/>
        </w:rPr>
        <w:t>number of connections for each node</w:t>
      </w:r>
      <w:r w:rsidR="00906EFE">
        <w:rPr>
          <w:lang w:bidi="fa-IR"/>
        </w:rPr>
        <w:t>.</w:t>
      </w:r>
    </w:p>
    <w:p w14:paraId="6EF225A1" w14:textId="77777777" w:rsidR="00151A09" w:rsidRDefault="00151A09" w:rsidP="00DA69B5">
      <w:pPr>
        <w:rPr>
          <w:ins w:id="64" w:author="Cees van Leeuwen" w:date="2019-07-23T16:36:00Z"/>
        </w:rPr>
      </w:pPr>
    </w:p>
    <w:p w14:paraId="5A9A84BA" w14:textId="77777777" w:rsidR="00151A09" w:rsidRDefault="00151A09" w:rsidP="00151A09">
      <w:pPr>
        <w:rPr>
          <w:ins w:id="65" w:author="Cees van Leeuwen" w:date="2019-07-23T16:36:00Z"/>
        </w:rPr>
      </w:pPr>
      <w:ins w:id="66" w:author="Cees van Leeuwen" w:date="2019-07-23T16:36:00Z">
        <w:r>
          <w:t xml:space="preserve">We model binary networks of chaotic coupled logistic oscillators with different parameterizations and let them evolve by means of adaptive rewiring algorithm. In this model, every node is characterized by two parameters, coupling strength and chaos, and a global rewiring algorithm lets the network structure to evolve. There have been five different sets of parameters, for which a total of 50 models (10 model per parameter set) are analyzed. In order to ease the discussion, we use metaphors to describe our models: each model is assumed to be a “brain” where the oscillators at the nodes are called “neurons”. Moreover, the brains have been assigned a randomly generated name, and each parameter set is called a “family”. Brains within a family have identical parameters and the only difference between family members is the random seed used to assign the initial values at their birth. In what follows, we go through the elements of our models: birth of the brains; characteristics of the oscillators; the rewiring algorithm; making of families; and the qualitative and quantitative measures of network structures. All the simulations and analyses are conducted in R programming language version 3.5.0 </w:t>
        </w:r>
        <w:r>
          <w:fldChar w:fldCharType="begin"/>
        </w:r>
        <w:r>
          <w:instrText xml:space="preserve"> ADDIN ZOTERO_ITEM CSL_CITATION {"citationID":"OxwbfURu","properties":{"formattedCitation":"(R Core Team, 2018)","plainCitation":"(R Core Team, 2018)","noteIndex":0},"citationItems":[{"id":167,"uris":["http://zotero.org/users/5652293/items/AD3XLS6X"],"uri":["http://zotero.org/users/5652293/items/AD3XLS6X"],"itemData":{"id":167,"type":"book","title":"R: A Language and Environment for Statistical Computing","publisher":"R Foundation for Statistical Computing","publisher-place":"Vienna, Austria","event-place":"Vienna, Austria","URL":"https://www.R-project.org","note":"V 3.5.2","author":[{"literal":"R Core Team"}],"issued":{"date-parts":[["2018"]]}}}],"schema":"https://github.com/citation-style-language/schema/raw/master/csl-citation.json"} </w:instrText>
        </w:r>
        <w:r>
          <w:fldChar w:fldCharType="separate"/>
        </w:r>
        <w:r w:rsidRPr="00873E15">
          <w:rPr>
            <w:rFonts w:ascii="Times New Roman" w:hAnsi="Times New Roman" w:cs="Times New Roman"/>
          </w:rPr>
          <w:t>(R Core Team, 2018)</w:t>
        </w:r>
        <w:r>
          <w:fldChar w:fldCharType="end"/>
        </w:r>
        <w:r>
          <w:t>.</w:t>
        </w:r>
      </w:ins>
    </w:p>
    <w:p w14:paraId="74E2BB7E" w14:textId="77777777" w:rsidR="00151A09" w:rsidRPr="00E72BBD" w:rsidRDefault="00151A09" w:rsidP="00151A09">
      <w:pPr>
        <w:pStyle w:val="Heading2"/>
        <w:rPr>
          <w:ins w:id="67" w:author="Cees van Leeuwen" w:date="2019-07-23T16:36:00Z"/>
        </w:rPr>
      </w:pPr>
      <w:ins w:id="68" w:author="Cees van Leeuwen" w:date="2019-07-23T16:36:00Z">
        <w:r>
          <w:t>Building the graph</w:t>
        </w:r>
      </w:ins>
    </w:p>
    <w:p w14:paraId="393FCE81" w14:textId="77777777" w:rsidR="00151A09" w:rsidRDefault="00151A09" w:rsidP="00151A09">
      <w:pPr>
        <w:rPr>
          <w:ins w:id="69" w:author="Cees van Leeuwen" w:date="2019-07-23T16:36:00Z"/>
        </w:rPr>
      </w:pPr>
      <w:ins w:id="70" w:author="Cees van Leeuwen" w:date="2019-07-23T16:36:00Z">
        <w:r>
          <w:t>In this study, building on previous literature (</w:t>
        </w:r>
        <w:r w:rsidRPr="0070553D">
          <w:rPr>
            <w:color w:val="FF0000"/>
          </w:rPr>
          <w:t>citation</w:t>
        </w:r>
        <w:r>
          <w:t xml:space="preserve">), we modeled an undirected graph with 300 nodes and 5200 unweighted edges. In mathematics, a graph is a set of 3-tuples </w:t>
        </w:r>
        <m:oMath>
          <m:sSub>
            <m:sSubPr>
              <m:ctrlPr>
                <w:rPr>
                  <w:rFonts w:ascii="Cambria Math" w:hAnsi="Cambria Math"/>
                  <w:i/>
                </w:rPr>
              </m:ctrlPr>
            </m:sSubPr>
            <m:e>
              <m:r>
                <w:rPr>
                  <w:rFonts w:ascii="Cambria Math" w:hAnsi="Cambria Math"/>
                </w:rPr>
                <m:t>g = (v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oMath>
        <w:r>
          <w:t xml:space="preserve"> that define the relation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(called edge or connection) between pairs of objects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(called vertices or nodes). The set of edges and vertices are represented by E and V, respectively. The value of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characterizes the strength of association between vertices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and hence is often called edge weight. Conventionally, the edges with zero values (i.e., no connection between the vertices) are omitted from the set E. If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 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 1</m:t>
          </m:r>
        </m:oMath>
        <w:r>
          <w:t xml:space="preserve">, the graph is called unweighted or binary. In the case where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 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ji</m:t>
              </m:r>
            </m:sub>
          </m:sSub>
        </m:oMath>
        <w:r>
          <w:t xml:space="preserve">, the network is called an undirected network. The graph can be depicted graphically by circles and association between nodes can be represented graphically by circles as nodes and (directed) lines connecting them. A graph can be formally described by a set of 3-tuples, an edge list, or an adjacency matrix. Adjacency matrix is a square matrix of the size |V| where each element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is the edge weight of the connection between the nodes i and j. If the graph is undirected, the matrix is symmetrical around its main diagonal, and if it is unweighted all the elements take values of zero or one.</w:t>
        </w:r>
      </w:ins>
    </w:p>
    <w:p w14:paraId="64550FE4" w14:textId="77777777" w:rsidR="00151A09" w:rsidRDefault="00151A09" w:rsidP="00151A09">
      <w:pPr>
        <w:rPr>
          <w:ins w:id="71" w:author="Cees van Leeuwen" w:date="2019-07-23T16:36:00Z"/>
          <w:lang w:bidi="fa-IR"/>
        </w:rPr>
      </w:pPr>
      <w:ins w:id="72" w:author="Cees van Leeuwen" w:date="2019-07-23T16:36:00Z">
        <w:r>
          <w:t xml:space="preserve">The models (“brains”) simulated in this study are undirected graphs of |V| = 300 “neurons” and |E| = 5200 unweighted connections. </w:t>
        </w:r>
        <w:r>
          <w:rPr>
            <w:lang w:bidi="fa-IR"/>
          </w:rPr>
          <w:t xml:space="preserve">The initial graph was constructed by randomly imputing </w:t>
        </w:r>
        <m:oMath>
          <m:r>
            <w:rPr>
              <w:rFonts w:ascii="Cambria Math" w:hAnsi="Cambria Math"/>
            </w:rPr>
            <m:t>300</m:t>
          </m:r>
          <m:r>
            <m:rPr>
              <m:sty m:val="p"/>
            </m:rPr>
            <w:rPr>
              <w:rFonts w:ascii="Cambria Math" w:hAnsi="Cambria Math"/>
            </w:rPr>
            <m:t>×</m:t>
          </m:r>
          <m:r>
            <w:rPr>
              <w:rFonts w:ascii="Cambria Math" w:hAnsi="Cambria Math"/>
            </w:rPr>
            <m:t xml:space="preserve">300 </m:t>
          </m:r>
        </m:oMath>
        <w:r>
          <w:rPr>
            <w:lang w:bidi="fa-IR"/>
          </w:rPr>
          <w:t xml:space="preserve"> matrices of zeros with </w:t>
        </w:r>
        <m:oMath>
          <m:r>
            <w:rPr>
              <w:rFonts w:ascii="Cambria Math" w:hAnsi="Cambria Math"/>
            </w:rPr>
            <m:t>5200</m:t>
          </m:r>
          <m:r>
            <m:rPr>
              <m:sty m:val="p"/>
            </m:rPr>
            <w:rPr>
              <w:rFonts w:ascii="Cambria Math" w:hAnsi="Cambria Math"/>
            </w:rPr>
            <m:t>×</m:t>
          </m:r>
          <m:r>
            <w:rPr>
              <w:rFonts w:ascii="Cambria Math" w:hAnsi="Cambria Math"/>
            </w:rPr>
            <m:t>2 = 10400</m:t>
          </m:r>
        </m:oMath>
        <w:r>
          <w:rPr>
            <w:lang w:bidi="fa-IR"/>
          </w:rPr>
          <w:t xml:space="preserve"> ones, as such the matrix becomes symmetrical (undirected) and has zeros on diagonal (without any loops). The random numbers were generated based on a seed which depended on |V|, |E|, and a generation parameter `round`.</w:t>
        </w:r>
      </w:ins>
    </w:p>
    <w:p w14:paraId="2E4F8801" w14:textId="77777777" w:rsidR="00151A09" w:rsidRPr="0098587B" w:rsidRDefault="00151A09" w:rsidP="00DA69B5"/>
    <w:p w14:paraId="3C21509A" w14:textId="77777777" w:rsidR="00447442" w:rsidRDefault="00447442" w:rsidP="00750A13">
      <w:pPr>
        <w:rPr>
          <w:lang w:bidi="fa-IR"/>
        </w:rPr>
      </w:pPr>
    </w:p>
    <w:p w14:paraId="651DED4C" w14:textId="77777777" w:rsidR="001D23A0" w:rsidRDefault="001D23A0" w:rsidP="00746702">
      <w:pPr>
        <w:pStyle w:val="Heading2"/>
        <w:rPr>
          <w:lang w:bidi="fa-IR"/>
        </w:rPr>
      </w:pPr>
      <w:r>
        <w:rPr>
          <w:lang w:bidi="fa-IR"/>
        </w:rPr>
        <w:t>Adaptive rewiring</w:t>
      </w:r>
      <w:r w:rsidR="00746702">
        <w:rPr>
          <w:lang w:bidi="fa-IR"/>
        </w:rPr>
        <w:t xml:space="preserve"> </w:t>
      </w:r>
      <w:r w:rsidR="00155E52">
        <w:rPr>
          <w:lang w:bidi="fa-IR"/>
        </w:rPr>
        <w:t>of the network</w:t>
      </w:r>
    </w:p>
    <w:p w14:paraId="48257625" w14:textId="77777777" w:rsidR="003B7071" w:rsidRDefault="005C3718" w:rsidP="00BC5BA7">
      <w:pPr>
        <w:rPr>
          <w:lang w:bidi="fa-IR"/>
        </w:rPr>
      </w:pPr>
      <w:r>
        <w:rPr>
          <w:lang w:bidi="fa-IR"/>
        </w:rPr>
        <w:t xml:space="preserve">At each rewiring attempt, the connections of a random node is </w:t>
      </w:r>
      <w:r w:rsidR="00046826">
        <w:rPr>
          <w:lang w:bidi="fa-IR"/>
        </w:rPr>
        <w:t xml:space="preserve">optimized locally as such </w:t>
      </w:r>
      <w:r w:rsidR="00D5549A">
        <w:rPr>
          <w:lang w:bidi="fa-IR"/>
        </w:rPr>
        <w:t xml:space="preserve">the node is disconnected from its most dissimilar neighbor and </w:t>
      </w:r>
      <w:r w:rsidR="001C059F">
        <w:rPr>
          <w:lang w:bidi="fa-IR"/>
        </w:rPr>
        <w:t xml:space="preserve">is connected to the most similar nodes </w:t>
      </w:r>
      <w:r w:rsidR="00310DB9">
        <w:rPr>
          <w:lang w:bidi="fa-IR"/>
        </w:rPr>
        <w:t xml:space="preserve">to which it was not connected. </w:t>
      </w:r>
      <w:r w:rsidR="004927FC">
        <w:rPr>
          <w:lang w:bidi="fa-IR"/>
        </w:rPr>
        <w:t xml:space="preserve">The dissimilarity </w:t>
      </w:r>
      <w:r w:rsidR="00ED0F3A">
        <w:rPr>
          <w:lang w:bidi="fa-IR"/>
        </w:rPr>
        <w:t xml:space="preserve">of two </w:t>
      </w:r>
      <w:r w:rsidR="007E1C3C">
        <w:rPr>
          <w:lang w:bidi="fa-IR"/>
        </w:rPr>
        <w:t xml:space="preserve">neurons </w:t>
      </w:r>
      <w:r w:rsidR="00ED0F3A">
        <w:rPr>
          <w:lang w:bidi="fa-IR"/>
        </w:rPr>
        <w:t xml:space="preserve">at a given time </w:t>
      </w:r>
      <w:r w:rsidR="004927FC">
        <w:rPr>
          <w:lang w:bidi="fa-IR"/>
        </w:rPr>
        <w:t xml:space="preserve">is defined </w:t>
      </w:r>
      <w:r w:rsidR="004927FC">
        <w:rPr>
          <w:lang w:bidi="fa-IR"/>
        </w:rPr>
        <w:lastRenderedPageBreak/>
        <w:t xml:space="preserve">as the absolute value of the difference </w:t>
      </w:r>
      <w:r w:rsidR="00ED0F3A">
        <w:rPr>
          <w:lang w:bidi="fa-IR"/>
        </w:rPr>
        <w:t>in the value of their activity</w:t>
      </w:r>
      <w:r w:rsidR="00E53436">
        <w:rPr>
          <w:lang w:bidi="fa-IR"/>
        </w:rPr>
        <w:t>.</w:t>
      </w:r>
      <w:r w:rsidR="004A30DC">
        <w:rPr>
          <w:lang w:bidi="fa-IR"/>
        </w:rPr>
        <w:t xml:space="preserve"> To do so,</w:t>
      </w:r>
      <w:r w:rsidR="008005F4">
        <w:rPr>
          <w:lang w:bidi="fa-IR"/>
        </w:rPr>
        <w:t xml:space="preserve"> at time t,</w:t>
      </w:r>
      <w:r w:rsidR="004A30DC">
        <w:rPr>
          <w:lang w:bidi="fa-IR"/>
        </w:rPr>
        <w:t xml:space="preserve"> a node </w:t>
      </w:r>
      <w:r w:rsidR="0004611E">
        <w:rPr>
          <w:lang w:bidi="fa-IR"/>
        </w:rPr>
        <w:t xml:space="preserve">i is selected </w:t>
      </w:r>
      <w:r w:rsidR="004D5A02">
        <w:rPr>
          <w:lang w:bidi="fa-IR"/>
        </w:rPr>
        <w:t>randomly from V, and a vector</w:t>
      </w:r>
      <w:r w:rsidR="003F508E">
        <w:rPr>
          <w:rStyle w:val="FootnoteReference"/>
          <w:lang w:bidi="fa-IR"/>
        </w:rPr>
        <w:footnoteReference w:id="3"/>
      </w:r>
      <w:r w:rsidR="003F508E">
        <w:rPr>
          <w:lang w:bidi="fa-IR"/>
        </w:rPr>
        <w:t xml:space="preserve"> of</w:t>
      </w:r>
      <w:r w:rsidR="004D5A02">
        <w:rPr>
          <w:lang w:bidi="fa-IR"/>
        </w:rPr>
        <w:t xml:space="preserve"> </w:t>
      </w:r>
      <w:r w:rsidR="00C13534">
        <w:rPr>
          <w:lang w:bidi="fa-IR"/>
        </w:rPr>
        <w:t xml:space="preserve">its distance from other nodes is calculated as </w:t>
      </w:r>
      <m:oMath>
        <m:sSub>
          <m:sSubPr>
            <m:ctrlPr>
              <w:rPr>
                <w:rFonts w:ascii="Cambria Math" w:hAnsi="Cambria Math"/>
                <w:i/>
                <w:iCs/>
                <w:lang w:bidi="fa-IR"/>
              </w:rPr>
            </m:ctrlPr>
          </m:sSubPr>
          <m:e>
            <m:r>
              <w:rPr>
                <w:rFonts w:ascii="Cambria Math" w:hAnsi="Cambria Math"/>
                <w:lang w:bidi="fa-IR"/>
              </w:rPr>
              <m:t>d</m:t>
            </m:r>
          </m:e>
          <m:sub>
            <m:r>
              <w:rPr>
                <w:rFonts w:ascii="Cambria Math" w:hAnsi="Cambria Math"/>
                <w:lang w:bidi="fa-IR"/>
              </w:rPr>
              <m:t>i</m:t>
            </m:r>
          </m:sub>
        </m:sSub>
        <m:r>
          <w:rPr>
            <w:rFonts w:ascii="Cambria Math" w:hAnsi="Cambria Math"/>
            <w:lang w:bidi="fa-IR"/>
          </w:rPr>
          <m:t xml:space="preserve">= </m:t>
        </m:r>
        <m:d>
          <m:dPr>
            <m:begChr m:val="|"/>
            <m:endChr m:val="|"/>
            <m:ctrlPr>
              <w:rPr>
                <w:rFonts w:ascii="Cambria Math" w:hAnsi="Cambria Math"/>
                <w:i/>
                <w:lang w:bidi="fa-IR"/>
              </w:rPr>
            </m:ctrlPr>
          </m:dPr>
          <m:e>
            <m:sSub>
              <m:sSubPr>
                <m:ctrlPr>
                  <w:rPr>
                    <w:rFonts w:ascii="Cambria Math" w:hAnsi="Cambria Math"/>
                    <w:i/>
                    <w:iCs/>
                    <w:lang w:bidi="fa-IR"/>
                  </w:rPr>
                </m:ctrlPr>
              </m:sSubPr>
              <m:e>
                <m:r>
                  <w:rPr>
                    <w:rFonts w:ascii="Cambria Math" w:hAnsi="Cambria Math"/>
                    <w:lang w:bidi="fa-IR"/>
                  </w:rPr>
                  <m:t>X</m:t>
                </m:r>
              </m:e>
              <m:sub>
                <m:r>
                  <w:rPr>
                    <w:rFonts w:ascii="Cambria Math" w:hAnsi="Cambria Math"/>
                    <w:lang w:bidi="fa-IR"/>
                  </w:rPr>
                  <m:t>t</m:t>
                </m:r>
              </m:sub>
            </m:sSub>
            <m:r>
              <w:rPr>
                <w:rFonts w:ascii="Cambria Math" w:hAnsi="Cambria Math"/>
                <w:lang w:bidi="fa-IR"/>
              </w:rPr>
              <m:t xml:space="preserve"> - </m:t>
            </m:r>
            <m:sSub>
              <m:sSubPr>
                <m:ctrlPr>
                  <w:rPr>
                    <w:rFonts w:ascii="Cambria Math" w:hAnsi="Cambria Math"/>
                    <w:i/>
                    <w:iCs/>
                    <w:lang w:bidi="fa-IR"/>
                  </w:rPr>
                </m:ctrlPr>
              </m:sSubPr>
              <m:e>
                <m:r>
                  <w:rPr>
                    <w:rFonts w:ascii="Cambria Math" w:hAnsi="Cambria Math"/>
                    <w:lang w:bidi="fa-IR"/>
                  </w:rPr>
                  <m:t>x</m:t>
                </m:r>
              </m:e>
              <m:sub>
                <m:r>
                  <w:rPr>
                    <w:rFonts w:ascii="Cambria Math" w:hAnsi="Cambria Math"/>
                    <w:lang w:bidi="fa-IR"/>
                  </w:rPr>
                  <m:t>i,t</m:t>
                </m:r>
              </m:sub>
            </m:sSub>
          </m:e>
        </m:d>
      </m:oMath>
      <w:r w:rsidR="00B57EF5">
        <w:rPr>
          <w:lang w:bidi="fa-IR"/>
        </w:rPr>
        <w:t>, and</w:t>
      </w:r>
      <w:r w:rsidR="00BC5BA7">
        <w:rPr>
          <w:lang w:bidi="fa-IR"/>
        </w:rPr>
        <w:t xml:space="preserve"> another vector </w:t>
      </w:r>
      <w:r w:rsidR="00964FE2">
        <w:rPr>
          <w:lang w:bidi="fa-IR"/>
        </w:rPr>
        <w:t xml:space="preserve">of similarities is defined as </w:t>
      </w:r>
      <m:oMath>
        <m:sSub>
          <m:sSubPr>
            <m:ctrlPr>
              <w:rPr>
                <w:rFonts w:ascii="Cambria Math" w:hAnsi="Cambria Math"/>
                <w:i/>
                <w:iCs/>
                <w:lang w:bidi="fa-IR"/>
              </w:rPr>
            </m:ctrlPr>
          </m:sSubPr>
          <m:e>
            <m:r>
              <w:rPr>
                <w:rFonts w:ascii="Cambria Math" w:hAnsi="Cambria Math"/>
                <w:lang w:bidi="fa-IR"/>
              </w:rPr>
              <m:t>s</m:t>
            </m:r>
          </m:e>
          <m:sub>
            <m:r>
              <w:rPr>
                <w:rFonts w:ascii="Cambria Math" w:hAnsi="Cambria Math"/>
                <w:lang w:bidi="fa-IR"/>
              </w:rPr>
              <m:t>i</m:t>
            </m:r>
          </m:sub>
        </m:sSub>
        <m:r>
          <w:rPr>
            <w:rFonts w:ascii="Cambria Math" w:hAnsi="Cambria Math"/>
            <w:lang w:bidi="fa-IR"/>
          </w:rPr>
          <m:t>= 1-</m:t>
        </m:r>
        <m:sSub>
          <m:sSubPr>
            <m:ctrlPr>
              <w:rPr>
                <w:rFonts w:ascii="Cambria Math" w:hAnsi="Cambria Math"/>
                <w:i/>
                <w:iCs/>
                <w:lang w:bidi="fa-IR"/>
              </w:rPr>
            </m:ctrlPr>
          </m:sSubPr>
          <m:e>
            <m:r>
              <w:rPr>
                <w:rFonts w:ascii="Cambria Math" w:hAnsi="Cambria Math"/>
                <w:lang w:bidi="fa-IR"/>
              </w:rPr>
              <m:t>d</m:t>
            </m:r>
          </m:e>
          <m:sub>
            <m:r>
              <w:rPr>
                <w:rFonts w:ascii="Cambria Math" w:hAnsi="Cambria Math"/>
                <w:lang w:bidi="fa-IR"/>
              </w:rPr>
              <m:t>i</m:t>
            </m:r>
          </m:sub>
        </m:sSub>
      </m:oMath>
      <w:r w:rsidR="00A661EF">
        <w:rPr>
          <w:lang w:bidi="fa-IR"/>
        </w:rPr>
        <w:t>.</w:t>
      </w:r>
    </w:p>
    <w:p w14:paraId="7D69BC53" w14:textId="77777777" w:rsidR="007B068B" w:rsidRDefault="001D104E" w:rsidP="003F40F8">
      <w:pPr>
        <w:rPr>
          <w:lang w:bidi="fa-IR"/>
        </w:rPr>
      </w:pPr>
      <w:r>
        <w:rPr>
          <w:lang w:bidi="fa-IR"/>
        </w:rPr>
        <w:t xml:space="preserve">The most dissimilar </w:t>
      </w:r>
      <w:r w:rsidR="005375ED">
        <w:rPr>
          <w:lang w:bidi="fa-IR"/>
        </w:rPr>
        <w:t>neighbor and the most similar non-neighbor of the neuron,</w:t>
      </w:r>
      <w:r w:rsidR="00B237DB">
        <w:rPr>
          <w:lang w:bidi="fa-IR"/>
        </w:rPr>
        <w:t xml:space="preserve"> </w:t>
      </w:r>
      <w:r w:rsidR="001A1BEB">
        <w:rPr>
          <w:lang w:bidi="fa-IR"/>
        </w:rPr>
        <w:t>denoted as</w:t>
      </w:r>
      <w:r w:rsidR="00526A33">
        <w:rPr>
          <w:lang w:bidi="fa-IR"/>
        </w:rPr>
        <w:t xml:space="preserve"> </w:t>
      </w:r>
      <m:oMath>
        <m:r>
          <w:rPr>
            <w:rFonts w:ascii="Cambria Math" w:hAnsi="Cambria Math"/>
            <w:lang w:bidi="fa-IR"/>
          </w:rPr>
          <m:t>δ</m:t>
        </m:r>
      </m:oMath>
      <w:r w:rsidR="00B237DB">
        <w:rPr>
          <w:lang w:bidi="fa-IR"/>
        </w:rPr>
        <w:t xml:space="preserve"> and </w:t>
      </w:r>
      <m:oMath>
        <m:r>
          <w:rPr>
            <w:rFonts w:ascii="Cambria Math" w:hAnsi="Cambria Math"/>
            <w:lang w:bidi="fa-IR"/>
          </w:rPr>
          <m:t>σ</m:t>
        </m:r>
      </m:oMath>
      <w:r w:rsidR="00526A33">
        <w:rPr>
          <w:lang w:bidi="fa-IR"/>
        </w:rPr>
        <w:t xml:space="preserve">, respectively, </w:t>
      </w:r>
      <w:r w:rsidR="0090242C">
        <w:rPr>
          <w:lang w:bidi="fa-IR"/>
        </w:rPr>
        <w:t xml:space="preserve">are </w:t>
      </w:r>
      <w:r w:rsidR="00526A33">
        <w:rPr>
          <w:lang w:bidi="fa-IR"/>
        </w:rPr>
        <w:t xml:space="preserve">found by finding the index of the </w:t>
      </w:r>
      <w:r w:rsidR="0071311E">
        <w:rPr>
          <w:lang w:bidi="fa-IR"/>
        </w:rPr>
        <w:t>maxima</w:t>
      </w:r>
      <w:r w:rsidR="007B068B">
        <w:rPr>
          <w:lang w:bidi="fa-IR"/>
        </w:rPr>
        <w:t xml:space="preserve"> of the following vectors:</w:t>
      </w:r>
    </w:p>
    <w:p w14:paraId="5C6AAABF" w14:textId="77777777" w:rsidR="007B068B" w:rsidRPr="003A7EDE" w:rsidRDefault="004A3FCE" w:rsidP="003F40F8">
      <w:pPr>
        <w:rPr>
          <w:lang w:bidi="fa-IR"/>
        </w:rPr>
      </w:pPr>
      <m:oMathPara>
        <m:oMath>
          <m:r>
            <w:rPr>
              <w:rFonts w:ascii="Cambria Math" w:hAnsi="Cambria Math"/>
              <w:lang w:bidi="fa-IR"/>
            </w:rPr>
            <m:t>δ=argmax</m:t>
          </m:r>
          <m:d>
            <m:dPr>
              <m:ctrlPr>
                <w:rPr>
                  <w:rFonts w:ascii="Cambria Math" w:hAnsi="Cambria Math"/>
                  <w:i/>
                  <w:lang w:bidi="fa-IR"/>
                </w:rPr>
              </m:ctrlPr>
            </m:dPr>
            <m:e>
              <m:r>
                <w:rPr>
                  <w:rFonts w:ascii="Cambria Math" w:hAnsi="Cambria Math"/>
                  <w:lang w:bidi="fa-IR"/>
                </w:rPr>
                <m:t>M</m:t>
              </m:r>
              <m:sSub>
                <m:sSubPr>
                  <m:ctrlPr>
                    <w:rPr>
                      <w:rFonts w:ascii="Cambria Math" w:hAnsi="Cambria Math"/>
                      <w:i/>
                      <w:iCs/>
                      <w:lang w:bidi="fa-IR"/>
                    </w:rPr>
                  </m:ctrlPr>
                </m:sSubPr>
                <m:e>
                  <m:r>
                    <w:rPr>
                      <w:rFonts w:ascii="Cambria Math" w:hAnsi="Cambria Math"/>
                      <w:lang w:bidi="fa-IR"/>
                    </w:rPr>
                    <m:t>d</m:t>
                  </m:r>
                </m:e>
                <m:sub>
                  <m:r>
                    <w:rPr>
                      <w:rFonts w:ascii="Cambria Math" w:hAnsi="Cambria Math"/>
                      <w:lang w:bidi="fa-IR"/>
                    </w:rPr>
                    <m:t>i</m:t>
                  </m:r>
                </m:sub>
              </m:sSub>
            </m:e>
          </m:d>
          <m:r>
            <m:rPr>
              <m:sty m:val="p"/>
            </m:rPr>
            <w:rPr>
              <w:rFonts w:ascii="Cambria Math" w:hAnsi="Cambria Math"/>
              <w:lang w:bidi="fa-IR"/>
            </w:rPr>
            <w:br/>
          </m:r>
        </m:oMath>
        <m:oMath>
          <m:r>
            <w:rPr>
              <w:rFonts w:ascii="Cambria Math" w:hAnsi="Cambria Math"/>
              <w:lang w:bidi="fa-IR"/>
            </w:rPr>
            <m:t>σ=argmax</m:t>
          </m:r>
          <m:d>
            <m:dPr>
              <m:ctrlPr>
                <w:rPr>
                  <w:rFonts w:ascii="Cambria Math" w:hAnsi="Cambria Math"/>
                  <w:i/>
                  <w:lang w:bidi="fa-IR"/>
                </w:rPr>
              </m:ctrlPr>
            </m:dPr>
            <m:e>
              <m:r>
                <w:rPr>
                  <w:rFonts w:ascii="Cambria Math" w:hAnsi="Cambria Math"/>
                  <w:lang w:bidi="fa-IR"/>
                </w:rPr>
                <m:t>(1-M)</m:t>
              </m:r>
              <m:sSub>
                <m:sSubPr>
                  <m:ctrlPr>
                    <w:rPr>
                      <w:rFonts w:ascii="Cambria Math" w:hAnsi="Cambria Math"/>
                      <w:i/>
                      <w:iCs/>
                      <w:lang w:bidi="fa-IR"/>
                    </w:rPr>
                  </m:ctrlPr>
                </m:sSubPr>
                <m:e>
                  <m:r>
                    <w:rPr>
                      <w:rFonts w:ascii="Cambria Math" w:hAnsi="Cambria Math"/>
                      <w:lang w:bidi="fa-IR"/>
                    </w:rPr>
                    <m:t>s</m:t>
                  </m:r>
                </m:e>
                <m:sub>
                  <m:r>
                    <w:rPr>
                      <w:rFonts w:ascii="Cambria Math" w:hAnsi="Cambria Math"/>
                      <w:lang w:bidi="fa-IR"/>
                    </w:rPr>
                    <m:t>i</m:t>
                  </m:r>
                </m:sub>
              </m:sSub>
            </m:e>
          </m:d>
        </m:oMath>
      </m:oMathPara>
    </w:p>
    <w:p w14:paraId="2A18700A" w14:textId="48D6E9DA" w:rsidR="003A7EDE" w:rsidRDefault="0071311E" w:rsidP="0068222F">
      <w:pPr>
        <w:rPr>
          <w:lang w:bidi="fa-IR"/>
        </w:rPr>
      </w:pPr>
      <w:r>
        <w:rPr>
          <w:lang w:bidi="fa-IR"/>
        </w:rPr>
        <w:t xml:space="preserve">The matrix multiplication of M and (1-M) </w:t>
      </w:r>
      <w:del w:id="73" w:author="MohammadHossein Manuel Haqiqatkhah" w:date="2019-07-23T17:31:00Z">
        <w:r w:rsidR="009B3B19" w:rsidDel="001C59A5">
          <w:rPr>
            <w:lang w:bidi="fa-IR"/>
          </w:rPr>
          <w:delText xml:space="preserve">with </w:delText>
        </w:r>
      </w:del>
      <w:ins w:id="74" w:author="MohammadHossein Manuel Haqiqatkhah" w:date="2019-07-23T17:31:00Z">
        <w:r w:rsidR="001C59A5">
          <w:rPr>
            <w:lang w:bidi="fa-IR"/>
          </w:rPr>
          <w:t xml:space="preserve">with </w:t>
        </w:r>
      </w:ins>
      <m:oMath>
        <m:r>
          <w:rPr>
            <w:rFonts w:ascii="Cambria Math" w:hAnsi="Cambria Math"/>
            <w:lang w:bidi="fa-IR"/>
          </w:rPr>
          <m:t>δ and σ</m:t>
        </m:r>
      </m:oMath>
      <w:r w:rsidR="00271673">
        <w:rPr>
          <w:lang w:bidi="fa-IR"/>
        </w:rPr>
        <w:t xml:space="preserve">, respectively, ensures that the search for the </w:t>
      </w:r>
      <w:r w:rsidR="00200515">
        <w:rPr>
          <w:lang w:bidi="fa-IR"/>
        </w:rPr>
        <w:t xml:space="preserve">edges subject to rewiring happens in the right </w:t>
      </w:r>
      <w:r w:rsidR="005B3B93">
        <w:rPr>
          <w:lang w:bidi="fa-IR"/>
        </w:rPr>
        <w:t>sub</w:t>
      </w:r>
      <w:r w:rsidR="00200515">
        <w:rPr>
          <w:lang w:bidi="fa-IR"/>
        </w:rPr>
        <w:t xml:space="preserve">set of edges. The rewiring is then </w:t>
      </w:r>
      <w:r w:rsidR="003E11B8">
        <w:rPr>
          <w:lang w:bidi="fa-IR"/>
        </w:rPr>
        <w:t>changing the corresponding elements of the adjacency matrix:</w:t>
      </w:r>
    </w:p>
    <w:p w14:paraId="068F0774" w14:textId="77777777" w:rsidR="003E11B8" w:rsidRPr="003A7EDE" w:rsidRDefault="0068222F" w:rsidP="003E11B8">
      <w:pPr>
        <w:rPr>
          <w:lang w:bidi="fa-IR"/>
        </w:rPr>
      </w:pPr>
      <m:oMathPara>
        <m:oMath>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iδ</m:t>
              </m:r>
            </m:sub>
          </m:sSub>
          <m:r>
            <w:rPr>
              <w:rFonts w:ascii="Cambria Math" w:hAnsi="Cambria Math"/>
              <w:lang w:bidi="fa-IR"/>
            </w:rPr>
            <m:t>=</m:t>
          </m:r>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δi</m:t>
              </m:r>
            </m:sub>
          </m:sSub>
          <m:r>
            <w:rPr>
              <w:rFonts w:ascii="Cambria Math" w:hAnsi="Cambria Math"/>
              <w:lang w:bidi="fa-IR"/>
            </w:rPr>
            <m:t>= 0</m:t>
          </m:r>
          <m:r>
            <m:rPr>
              <m:sty m:val="p"/>
            </m:rPr>
            <w:rPr>
              <w:rFonts w:ascii="Cambria Math" w:hAnsi="Cambria Math"/>
              <w:lang w:bidi="fa-IR"/>
            </w:rPr>
            <w:br/>
          </m:r>
        </m:oMath>
        <m:oMath>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iσ</m:t>
              </m:r>
            </m:sub>
          </m:sSub>
          <m:r>
            <w:rPr>
              <w:rFonts w:ascii="Cambria Math" w:hAnsi="Cambria Math"/>
              <w:lang w:bidi="fa-IR"/>
            </w:rPr>
            <m:t>=</m:t>
          </m:r>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σi</m:t>
              </m:r>
            </m:sub>
          </m:sSub>
          <m:r>
            <w:rPr>
              <w:rFonts w:ascii="Cambria Math" w:hAnsi="Cambria Math"/>
              <w:lang w:bidi="fa-IR"/>
            </w:rPr>
            <m:t>= 1</m:t>
          </m:r>
        </m:oMath>
      </m:oMathPara>
    </w:p>
    <w:p w14:paraId="707C8D88" w14:textId="77777777" w:rsidR="003E11B8" w:rsidRDefault="004A3F47" w:rsidP="003F40F8">
      <w:pPr>
        <w:rPr>
          <w:lang w:bidi="fa-IR"/>
        </w:rPr>
      </w:pPr>
      <w:r>
        <w:rPr>
          <w:lang w:bidi="fa-IR"/>
        </w:rPr>
        <w:t xml:space="preserve">In this study, </w:t>
      </w:r>
      <w:r w:rsidR="006A1ECC">
        <w:rPr>
          <w:lang w:bidi="fa-IR"/>
        </w:rPr>
        <w:t xml:space="preserve">a </w:t>
      </w:r>
      <w:r>
        <w:rPr>
          <w:lang w:bidi="fa-IR"/>
        </w:rPr>
        <w:t xml:space="preserve">rewiring </w:t>
      </w:r>
      <w:r w:rsidR="006A1ECC">
        <w:rPr>
          <w:lang w:bidi="fa-IR"/>
        </w:rPr>
        <w:t xml:space="preserve">attempt </w:t>
      </w:r>
      <w:r>
        <w:rPr>
          <w:lang w:bidi="fa-IR"/>
        </w:rPr>
        <w:t xml:space="preserve">takes place after every 20 updates of the activities </w:t>
      </w:r>
      <w:r w:rsidR="006A1ECC">
        <w:rPr>
          <w:lang w:bidi="fa-IR"/>
        </w:rPr>
        <w:t xml:space="preserve">of the logistic maps. In this </w:t>
      </w:r>
      <w:r w:rsidR="00B2628A">
        <w:rPr>
          <w:lang w:bidi="fa-IR"/>
        </w:rPr>
        <w:t xml:space="preserve">one million rewirings were done, meaning that </w:t>
      </w:r>
      <w:r w:rsidR="002D2C42">
        <w:rPr>
          <w:lang w:bidi="fa-IR"/>
        </w:rPr>
        <w:t>each neuron fired 20 million times.</w:t>
      </w:r>
    </w:p>
    <w:p w14:paraId="754E9510" w14:textId="77777777" w:rsidR="004365ED" w:rsidRDefault="00944582" w:rsidP="004365ED">
      <w:pPr>
        <w:pStyle w:val="Heading2"/>
        <w:rPr>
          <w:lang w:bidi="fa-IR"/>
        </w:rPr>
      </w:pPr>
      <w:r>
        <w:rPr>
          <w:lang w:bidi="fa-IR"/>
        </w:rPr>
        <w:t>Setting the parameters and m</w:t>
      </w:r>
      <w:r w:rsidR="00662936">
        <w:rPr>
          <w:lang w:bidi="fa-IR"/>
        </w:rPr>
        <w:t>aking families of brains</w:t>
      </w:r>
    </w:p>
    <w:p w14:paraId="62B96DFD" w14:textId="77777777" w:rsidR="00AB4545" w:rsidRDefault="00FD1868" w:rsidP="003F40F8">
      <w:pPr>
        <w:rPr>
          <w:lang w:bidi="fa-IR"/>
        </w:rPr>
      </w:pPr>
      <w:r>
        <w:rPr>
          <w:lang w:bidi="fa-IR"/>
        </w:rPr>
        <w:t xml:space="preserve">As we have seen, each </w:t>
      </w:r>
      <w:r w:rsidR="00322179">
        <w:rPr>
          <w:lang w:bidi="fa-IR"/>
        </w:rPr>
        <w:t xml:space="preserve">brain </w:t>
      </w:r>
      <w:r w:rsidR="00E232A2">
        <w:rPr>
          <w:lang w:bidi="fa-IR"/>
        </w:rPr>
        <w:t xml:space="preserve">can be </w:t>
      </w:r>
      <w:r w:rsidR="00322179">
        <w:rPr>
          <w:lang w:bidi="fa-IR"/>
        </w:rPr>
        <w:t xml:space="preserve">characterized by </w:t>
      </w:r>
      <w:r w:rsidR="00E232A2">
        <w:rPr>
          <w:lang w:bidi="fa-IR"/>
        </w:rPr>
        <w:t>three</w:t>
      </w:r>
      <w:r w:rsidR="000A1891">
        <w:rPr>
          <w:lang w:bidi="fa-IR"/>
        </w:rPr>
        <w:t xml:space="preserve"> constant</w:t>
      </w:r>
      <w:r w:rsidR="00E232A2">
        <w:rPr>
          <w:lang w:bidi="fa-IR"/>
        </w:rPr>
        <w:t xml:space="preserve"> parameters: `round`</w:t>
      </w:r>
      <w:r w:rsidR="00F75C34">
        <w:rPr>
          <w:lang w:bidi="fa-IR"/>
        </w:rPr>
        <w:t xml:space="preserve">, which determines </w:t>
      </w:r>
      <w:r w:rsidR="00E232A2">
        <w:rPr>
          <w:lang w:bidi="fa-IR"/>
        </w:rPr>
        <w:t>the seed</w:t>
      </w:r>
      <w:r w:rsidR="001238B8">
        <w:rPr>
          <w:lang w:bidi="fa-IR"/>
        </w:rPr>
        <w:t xml:space="preserve"> used to generate the initial random graph and set the starting values of the logistic maps</w:t>
      </w:r>
      <w:r w:rsidR="00F75C34">
        <w:rPr>
          <w:lang w:bidi="fa-IR"/>
        </w:rPr>
        <w:t>;</w:t>
      </w:r>
      <w:r w:rsidR="007809CE">
        <w:rPr>
          <w:lang w:bidi="fa-IR"/>
        </w:rPr>
        <w:t xml:space="preserve"> </w:t>
      </w:r>
      <m:oMath>
        <m:r>
          <m:rPr>
            <m:sty m:val="p"/>
          </m:rPr>
          <w:rPr>
            <w:rFonts w:ascii="Cambria Math" w:hAnsi="Cambria Math"/>
            <w:lang w:bidi="fa-IR"/>
          </w:rPr>
          <m:t xml:space="preserve">α, the vector of </m:t>
        </m:r>
      </m:oMath>
      <w:r w:rsidR="00D5534F">
        <w:rPr>
          <w:lang w:bidi="fa-IR"/>
        </w:rPr>
        <w:t xml:space="preserve"> chaos parameter for each node; and</w:t>
      </w:r>
      <w:r w:rsidR="00F75C34">
        <w:rPr>
          <w:lang w:bidi="fa-IR"/>
        </w:rPr>
        <w:t xml:space="preserve"> </w:t>
      </w:r>
      <m:oMath>
        <m:r>
          <m:rPr>
            <m:scr m:val="script"/>
          </m:rPr>
          <w:rPr>
            <w:rFonts w:ascii="Cambria Math" w:hAnsi="Cambria Math"/>
            <w:lang w:bidi="fa-IR"/>
          </w:rPr>
          <m:t>E</m:t>
        </m:r>
      </m:oMath>
      <w:r w:rsidR="00F75C34">
        <w:rPr>
          <w:lang w:bidi="fa-IR"/>
        </w:rPr>
        <w:t xml:space="preserve">, </w:t>
      </w:r>
      <w:r w:rsidR="007809CE">
        <w:rPr>
          <w:lang w:bidi="fa-IR"/>
        </w:rPr>
        <w:t xml:space="preserve">the </w:t>
      </w:r>
      <w:r w:rsidR="00D5534F">
        <w:rPr>
          <w:lang w:bidi="fa-IR"/>
        </w:rPr>
        <w:t>vector of coupling strength</w:t>
      </w:r>
      <w:r w:rsidR="00247AA9">
        <w:rPr>
          <w:lang w:bidi="fa-IR"/>
        </w:rPr>
        <w:t>s</w:t>
      </w:r>
      <w:r w:rsidR="00D5534F">
        <w:rPr>
          <w:lang w:bidi="fa-IR"/>
        </w:rPr>
        <w:t xml:space="preserve"> of </w:t>
      </w:r>
      <w:r w:rsidR="00247AA9">
        <w:rPr>
          <w:lang w:bidi="fa-IR"/>
        </w:rPr>
        <w:t>each neuron</w:t>
      </w:r>
      <w:r w:rsidR="00D5534F">
        <w:rPr>
          <w:lang w:bidi="fa-IR"/>
        </w:rPr>
        <w:t>.</w:t>
      </w:r>
      <w:r w:rsidR="00793B50">
        <w:rPr>
          <w:lang w:bidi="fa-IR"/>
        </w:rPr>
        <w:t xml:space="preserve"> Previous research </w:t>
      </w:r>
      <w:r w:rsidR="00675958">
        <w:rPr>
          <w:lang w:bidi="fa-IR"/>
        </w:rPr>
        <w:t>(</w:t>
      </w:r>
      <w:r w:rsidR="00675958" w:rsidRPr="0070553D">
        <w:rPr>
          <w:color w:val="FF0000"/>
          <w:lang w:bidi="fa-IR"/>
        </w:rPr>
        <w:t>citation</w:t>
      </w:r>
      <w:r w:rsidR="00675958">
        <w:rPr>
          <w:lang w:bidi="fa-IR"/>
        </w:rPr>
        <w:t xml:space="preserve">) and </w:t>
      </w:r>
      <w:r w:rsidR="006F0D5A">
        <w:rPr>
          <w:lang w:bidi="fa-IR"/>
        </w:rPr>
        <w:t xml:space="preserve">preliminary </w:t>
      </w:r>
      <w:r w:rsidR="00675958">
        <w:rPr>
          <w:lang w:bidi="fa-IR"/>
        </w:rPr>
        <w:t xml:space="preserve">exploratory simulations </w:t>
      </w:r>
      <w:r w:rsidR="00793B50">
        <w:rPr>
          <w:lang w:bidi="fa-IR"/>
        </w:rPr>
        <w:lastRenderedPageBreak/>
        <w:t>suggest</w:t>
      </w:r>
      <w:r w:rsidR="006F0D5A">
        <w:rPr>
          <w:lang w:bidi="fa-IR"/>
        </w:rPr>
        <w:t xml:space="preserve"> </w:t>
      </w:r>
      <w:r w:rsidR="00793B50">
        <w:rPr>
          <w:lang w:bidi="fa-IR"/>
        </w:rPr>
        <w:t xml:space="preserve">that </w:t>
      </w:r>
      <w:r w:rsidR="006F0D5A">
        <w:rPr>
          <w:lang w:bidi="fa-IR"/>
        </w:rPr>
        <w:t xml:space="preserve">adaptive rewiring on </w:t>
      </w:r>
      <w:r w:rsidR="008B745C">
        <w:rPr>
          <w:lang w:bidi="fa-IR"/>
        </w:rPr>
        <w:t xml:space="preserve">coupled logistic maps realize best </w:t>
      </w:r>
      <w:r w:rsidR="00793B50">
        <w:rPr>
          <w:lang w:bidi="fa-IR"/>
        </w:rPr>
        <w:t xml:space="preserve">for </w:t>
      </w:r>
      <m:oMath>
        <m:r>
          <m:rPr>
            <m:sty m:val="p"/>
          </m:rPr>
          <w:rPr>
            <w:rFonts w:ascii="Cambria Math" w:hAnsi="Cambria Math"/>
            <w:lang w:bidi="fa-IR"/>
          </w:rPr>
          <m:t>α</m:t>
        </m:r>
      </m:oMath>
      <w:r w:rsidR="00304F40">
        <w:rPr>
          <w:lang w:bidi="fa-IR"/>
        </w:rPr>
        <w:t xml:space="preserve"> </w:t>
      </w:r>
      <w:r w:rsidR="009728A7">
        <w:rPr>
          <w:lang w:bidi="fa-IR"/>
        </w:rPr>
        <w:t xml:space="preserve">and </w:t>
      </w:r>
      <m:oMath>
        <m:r>
          <m:rPr>
            <m:scr m:val="script"/>
          </m:rPr>
          <w:rPr>
            <w:rFonts w:ascii="Cambria Math" w:hAnsi="Cambria Math"/>
            <w:lang w:bidi="fa-IR"/>
          </w:rPr>
          <m:t>E</m:t>
        </m:r>
      </m:oMath>
      <w:r w:rsidR="009728A7">
        <w:rPr>
          <w:lang w:bidi="fa-IR"/>
        </w:rPr>
        <w:t xml:space="preserve"> </w:t>
      </w:r>
      <w:r w:rsidR="008B745C">
        <w:rPr>
          <w:lang w:bidi="fa-IR"/>
        </w:rPr>
        <w:t>in</w:t>
      </w:r>
      <w:r w:rsidR="009728A7">
        <w:rPr>
          <w:lang w:bidi="fa-IR"/>
        </w:rPr>
        <w:t xml:space="preserve"> the ranges of </w:t>
      </w:r>
      <w:r w:rsidR="00675958">
        <w:rPr>
          <w:lang w:bidi="fa-IR"/>
        </w:rPr>
        <w:t>[1.7-1.9] and [0.3</w:t>
      </w:r>
      <w:r w:rsidR="00AB4545">
        <w:rPr>
          <w:lang w:bidi="fa-IR"/>
        </w:rPr>
        <w:t>-</w:t>
      </w:r>
      <w:r w:rsidR="00675958">
        <w:rPr>
          <w:lang w:bidi="fa-IR"/>
        </w:rPr>
        <w:t>05]</w:t>
      </w:r>
      <w:r w:rsidR="00AB4545">
        <w:rPr>
          <w:lang w:bidi="fa-IR"/>
        </w:rPr>
        <w:t>, respectively.</w:t>
      </w:r>
      <w:r w:rsidR="009728A7">
        <w:rPr>
          <w:lang w:bidi="fa-IR"/>
        </w:rPr>
        <w:t xml:space="preserve"> </w:t>
      </w:r>
      <w:r w:rsidR="00304F40">
        <w:rPr>
          <w:lang w:bidi="fa-IR"/>
        </w:rPr>
        <w:t xml:space="preserve">In this study, </w:t>
      </w:r>
      <w:r w:rsidR="00AB4545">
        <w:rPr>
          <w:lang w:bidi="fa-IR"/>
        </w:rPr>
        <w:t>the midpoint</w:t>
      </w:r>
      <w:r w:rsidR="00DB7100">
        <w:rPr>
          <w:lang w:bidi="fa-IR"/>
        </w:rPr>
        <w:t>s</w:t>
      </w:r>
      <w:r w:rsidR="00AB4545">
        <w:rPr>
          <w:lang w:bidi="fa-IR"/>
        </w:rPr>
        <w:t xml:space="preserve"> of th</w:t>
      </w:r>
      <w:r w:rsidR="005E3EA0">
        <w:rPr>
          <w:lang w:bidi="fa-IR"/>
        </w:rPr>
        <w:t xml:space="preserve">e ranges </w:t>
      </w:r>
      <w:r w:rsidR="00DB7100">
        <w:rPr>
          <w:lang w:bidi="fa-IR"/>
        </w:rPr>
        <w:t>are</w:t>
      </w:r>
      <w:r w:rsidR="005E3EA0">
        <w:rPr>
          <w:lang w:bidi="fa-IR"/>
        </w:rPr>
        <w:t xml:space="preserve"> assumed the baseline values for </w:t>
      </w:r>
      <w:r w:rsidR="00DB7100">
        <w:rPr>
          <w:lang w:bidi="fa-IR"/>
        </w:rPr>
        <w:t>the parameters</w:t>
      </w:r>
      <w:r w:rsidR="0040727C">
        <w:rPr>
          <w:lang w:bidi="fa-IR"/>
        </w:rPr>
        <w:t xml:space="preserve">. The nodes with </w:t>
      </w:r>
      <w:r w:rsidR="00EB61CA">
        <w:rPr>
          <w:lang w:bidi="fa-IR"/>
        </w:rPr>
        <w:t xml:space="preserve">lower and upper </w:t>
      </w:r>
      <w:r w:rsidR="0040727C">
        <w:rPr>
          <w:lang w:bidi="fa-IR"/>
        </w:rPr>
        <w:t xml:space="preserve">values </w:t>
      </w:r>
      <w:r w:rsidR="00EB61CA">
        <w:rPr>
          <w:lang w:bidi="fa-IR"/>
        </w:rPr>
        <w:t xml:space="preserve">of </w:t>
      </w:r>
      <w:r w:rsidR="00247973">
        <w:rPr>
          <w:lang w:bidi="fa-IR"/>
        </w:rPr>
        <w:t xml:space="preserve">the ranges of </w:t>
      </w:r>
      <m:oMath>
        <m:r>
          <m:rPr>
            <m:sty m:val="p"/>
          </m:rPr>
          <w:rPr>
            <w:rFonts w:ascii="Cambria Math" w:hAnsi="Cambria Math"/>
            <w:lang w:bidi="fa-IR"/>
          </w:rPr>
          <m:t>α</m:t>
        </m:r>
      </m:oMath>
      <w:r w:rsidR="00EB61CA">
        <w:rPr>
          <w:lang w:bidi="fa-IR"/>
        </w:rPr>
        <w:t xml:space="preserve"> and </w:t>
      </w:r>
      <m:oMath>
        <m:r>
          <m:rPr>
            <m:scr m:val="script"/>
          </m:rPr>
          <w:rPr>
            <w:rFonts w:ascii="Cambria Math" w:hAnsi="Cambria Math"/>
            <w:lang w:bidi="fa-IR"/>
          </w:rPr>
          <m:t>E</m:t>
        </m:r>
      </m:oMath>
      <w:r w:rsidR="00EB61CA">
        <w:rPr>
          <w:lang w:bidi="fa-IR"/>
        </w:rPr>
        <w:t xml:space="preserve"> are assumed</w:t>
      </w:r>
      <w:r w:rsidR="00AE1EC5">
        <w:rPr>
          <w:lang w:bidi="fa-IR"/>
        </w:rPr>
        <w:t xml:space="preserve"> to be</w:t>
      </w:r>
      <w:r w:rsidR="00EB61CA">
        <w:rPr>
          <w:lang w:bidi="fa-IR"/>
        </w:rPr>
        <w:t xml:space="preserve"> </w:t>
      </w:r>
      <w:r w:rsidR="00247973">
        <w:rPr>
          <w:lang w:bidi="fa-IR"/>
        </w:rPr>
        <w:t>hypo- and hyper-chaotic and hypo- and hyper-coupled</w:t>
      </w:r>
      <w:r w:rsidR="00AE1EC5">
        <w:rPr>
          <w:lang w:bidi="fa-IR"/>
        </w:rPr>
        <w:t>.</w:t>
      </w:r>
    </w:p>
    <w:p w14:paraId="7EBD6164" w14:textId="77777777" w:rsidR="002019B3" w:rsidRDefault="00AE1EC5" w:rsidP="006F1631">
      <w:pPr>
        <w:rPr>
          <w:lang w:bidi="fa-IR"/>
        </w:rPr>
      </w:pPr>
      <w:r>
        <w:rPr>
          <w:lang w:bidi="fa-IR"/>
        </w:rPr>
        <w:t xml:space="preserve">To answer the research question, i.e., to what extend </w:t>
      </w:r>
      <w:r w:rsidR="000744D9" w:rsidRPr="0070553D">
        <w:rPr>
          <w:color w:val="FF0000"/>
          <w:lang w:bidi="fa-IR"/>
        </w:rPr>
        <w:t xml:space="preserve">… </w:t>
      </w:r>
      <w:r w:rsidR="000744D9">
        <w:rPr>
          <w:lang w:bidi="fa-IR"/>
        </w:rPr>
        <w:t>(</w:t>
      </w:r>
      <w:r w:rsidR="000744D9" w:rsidRPr="0070553D">
        <w:rPr>
          <w:color w:val="FF0000"/>
          <w:lang w:bidi="fa-IR"/>
        </w:rPr>
        <w:t>phrasing?</w:t>
      </w:r>
      <w:r w:rsidR="000744D9">
        <w:rPr>
          <w:lang w:bidi="fa-IR"/>
        </w:rPr>
        <w:t>)</w:t>
      </w:r>
      <w:r w:rsidR="00A85A5E">
        <w:rPr>
          <w:lang w:bidi="fa-IR"/>
        </w:rPr>
        <w:t xml:space="preserve">, the neurons were assigned to two partitions of </w:t>
      </w:r>
      <w:r w:rsidR="00954254">
        <w:rPr>
          <w:lang w:bidi="fa-IR"/>
        </w:rPr>
        <w:t>minority (</w:t>
      </w:r>
      <w:r w:rsidR="00D9127A">
        <w:rPr>
          <w:lang w:bidi="fa-IR"/>
        </w:rPr>
        <w:t xml:space="preserve">the first </w:t>
      </w:r>
      <w:r w:rsidR="00954254">
        <w:rPr>
          <w:lang w:bidi="fa-IR"/>
        </w:rPr>
        <w:t>50 nodes) and majority (</w:t>
      </w:r>
      <w:r w:rsidR="00D9127A">
        <w:rPr>
          <w:lang w:bidi="fa-IR"/>
        </w:rPr>
        <w:t xml:space="preserve">the remaining </w:t>
      </w:r>
      <w:r w:rsidR="00954254">
        <w:rPr>
          <w:lang w:bidi="fa-IR"/>
        </w:rPr>
        <w:t>250 nodes)</w:t>
      </w:r>
      <w:r w:rsidR="005E6986">
        <w:rPr>
          <w:lang w:bidi="fa-IR"/>
        </w:rPr>
        <w:t xml:space="preserve">. While keeping the </w:t>
      </w:r>
      <w:r w:rsidR="003E49BD">
        <w:rPr>
          <w:lang w:bidi="fa-IR"/>
        </w:rPr>
        <w:t>parameters of the majority at the baseline (</w:t>
      </w:r>
      <m:oMath>
        <m:sSub>
          <m:sSubPr>
            <m:ctrlPr>
              <w:rPr>
                <w:rFonts w:ascii="Cambria Math" w:hAnsi="Cambria Math"/>
                <w:i/>
                <w:lang w:bidi="fa-IR"/>
              </w:rPr>
            </m:ctrlPr>
          </m:sSubPr>
          <m:e>
            <m:r>
              <w:rPr>
                <w:rFonts w:ascii="Cambria Math" w:hAnsi="Cambria Math"/>
                <w:lang w:bidi="fa-IR"/>
              </w:rPr>
              <m:t>α</m:t>
            </m:r>
          </m:e>
          <m:sub>
            <m:r>
              <w:rPr>
                <w:rFonts w:ascii="Cambria Math" w:hAnsi="Cambria Math"/>
                <w:lang w:bidi="fa-IR"/>
              </w:rPr>
              <m:t>i∈51:300</m:t>
            </m:r>
          </m:sub>
        </m:sSub>
        <m:r>
          <w:rPr>
            <w:rFonts w:ascii="Cambria Math" w:hAnsi="Cambria Math"/>
            <w:lang w:bidi="fa-IR"/>
          </w:rPr>
          <m:t xml:space="preserve">= 1.8,  </m:t>
        </m:r>
        <m:sSub>
          <m:sSubPr>
            <m:ctrlPr>
              <w:rPr>
                <w:rFonts w:ascii="Cambria Math" w:hAnsi="Cambria Math"/>
                <w:i/>
                <w:lang w:bidi="fa-IR"/>
              </w:rPr>
            </m:ctrlPr>
          </m:sSubPr>
          <m:e>
            <m:r>
              <w:rPr>
                <w:rFonts w:ascii="Cambria Math" w:hAnsi="Cambria Math"/>
                <w:lang w:bidi="fa-IR"/>
              </w:rPr>
              <m:t>ε</m:t>
            </m:r>
          </m:e>
          <m:sub>
            <m:r>
              <w:rPr>
                <w:rFonts w:ascii="Cambria Math" w:hAnsi="Cambria Math"/>
                <w:lang w:bidi="fa-IR"/>
              </w:rPr>
              <m:t>i∈51:300</m:t>
            </m:r>
          </m:sub>
        </m:sSub>
        <m:r>
          <w:rPr>
            <w:rFonts w:ascii="Cambria Math" w:hAnsi="Cambria Math"/>
            <w:lang w:bidi="fa-IR"/>
          </w:rPr>
          <m:t>= 0.4</m:t>
        </m:r>
      </m:oMath>
      <w:r w:rsidR="003E49BD">
        <w:rPr>
          <w:lang w:bidi="fa-IR"/>
        </w:rPr>
        <w:t>)</w:t>
      </w:r>
      <w:r w:rsidR="00954254">
        <w:rPr>
          <w:lang w:bidi="fa-IR"/>
        </w:rPr>
        <w:t xml:space="preserve"> </w:t>
      </w:r>
      <w:r w:rsidR="005752F9">
        <w:rPr>
          <w:lang w:bidi="fa-IR"/>
        </w:rPr>
        <w:t xml:space="preserve">five </w:t>
      </w:r>
      <w:r w:rsidR="00954254">
        <w:rPr>
          <w:lang w:bidi="fa-IR"/>
        </w:rPr>
        <w:t>different combinatio</w:t>
      </w:r>
      <w:r w:rsidR="005752F9">
        <w:rPr>
          <w:lang w:bidi="fa-IR"/>
        </w:rPr>
        <w:t>ns of parameters were assigned to the minorities</w:t>
      </w:r>
      <w:r w:rsidR="00014CA4">
        <w:rPr>
          <w:lang w:bidi="fa-IR"/>
        </w:rPr>
        <w:t>, each combination called a “family”</w:t>
      </w:r>
      <w:r w:rsidR="006F1631">
        <w:rPr>
          <w:lang w:bidi="fa-IR"/>
        </w:rPr>
        <w:t>:</w:t>
      </w:r>
      <w:r w:rsidR="00014CA4">
        <w:rPr>
          <w:lang w:bidi="fa-IR"/>
        </w:rPr>
        <w:t xml:space="preserve"> The </w:t>
      </w:r>
      <w:r w:rsidR="006F1631">
        <w:rPr>
          <w:lang w:bidi="fa-IR"/>
        </w:rPr>
        <w:t>homogeneous</w:t>
      </w:r>
      <w:r w:rsidR="00014CA4">
        <w:rPr>
          <w:lang w:bidi="fa-IR"/>
        </w:rPr>
        <w:t xml:space="preserve"> family </w:t>
      </w:r>
      <w:r w:rsidR="006F1631">
        <w:rPr>
          <w:lang w:bidi="fa-IR"/>
        </w:rPr>
        <w:t>(</w:t>
      </w:r>
      <m:oMath>
        <m:sSub>
          <m:sSubPr>
            <m:ctrlPr>
              <w:rPr>
                <w:rFonts w:ascii="Cambria Math" w:hAnsi="Cambria Math"/>
                <w:i/>
                <w:lang w:bidi="fa-IR"/>
              </w:rPr>
            </m:ctrlPr>
          </m:sSubPr>
          <m:e>
            <m:r>
              <w:rPr>
                <w:rFonts w:ascii="Cambria Math" w:hAnsi="Cambria Math"/>
                <w:lang w:bidi="fa-IR"/>
              </w:rPr>
              <m:t>α</m:t>
            </m:r>
          </m:e>
          <m:sub>
            <m:r>
              <w:rPr>
                <w:rFonts w:ascii="Cambria Math" w:hAnsi="Cambria Math"/>
                <w:lang w:bidi="fa-IR"/>
              </w:rPr>
              <m:t>i∈1:50</m:t>
            </m:r>
          </m:sub>
        </m:sSub>
        <m:r>
          <w:rPr>
            <w:rFonts w:ascii="Cambria Math" w:hAnsi="Cambria Math"/>
            <w:lang w:bidi="fa-IR"/>
          </w:rPr>
          <m:t xml:space="preserve">= 1.8,  </m:t>
        </m:r>
        <m:sSub>
          <m:sSubPr>
            <m:ctrlPr>
              <w:rPr>
                <w:rFonts w:ascii="Cambria Math" w:hAnsi="Cambria Math"/>
                <w:i/>
                <w:lang w:bidi="fa-IR"/>
              </w:rPr>
            </m:ctrlPr>
          </m:sSubPr>
          <m:e>
            <m:r>
              <w:rPr>
                <w:rFonts w:ascii="Cambria Math" w:hAnsi="Cambria Math"/>
                <w:lang w:bidi="fa-IR"/>
              </w:rPr>
              <m:t>ε</m:t>
            </m:r>
          </m:e>
          <m:sub>
            <m:r>
              <w:rPr>
                <w:rFonts w:ascii="Cambria Math" w:hAnsi="Cambria Math"/>
                <w:lang w:bidi="fa-IR"/>
              </w:rPr>
              <m:t>i∈1:50</m:t>
            </m:r>
          </m:sub>
        </m:sSub>
        <m:r>
          <w:rPr>
            <w:rFonts w:ascii="Cambria Math" w:hAnsi="Cambria Math"/>
            <w:lang w:bidi="fa-IR"/>
          </w:rPr>
          <m:t>= 0.4</m:t>
        </m:r>
      </m:oMath>
      <w:r w:rsidR="006F1631">
        <w:rPr>
          <w:lang w:bidi="fa-IR"/>
        </w:rPr>
        <w:t>)</w:t>
      </w:r>
      <w:r w:rsidR="002019B3">
        <w:rPr>
          <w:lang w:bidi="fa-IR"/>
        </w:rPr>
        <w:t>,</w:t>
      </w:r>
      <w:r w:rsidR="00A6721F">
        <w:rPr>
          <w:lang w:bidi="fa-IR"/>
        </w:rPr>
        <w:t xml:space="preserve"> and the families with</w:t>
      </w:r>
      <w:r w:rsidR="002019B3">
        <w:rPr>
          <w:lang w:bidi="fa-IR"/>
        </w:rPr>
        <w:t xml:space="preserve"> </w:t>
      </w:r>
      <w:r w:rsidR="0075060F">
        <w:rPr>
          <w:lang w:bidi="fa-IR"/>
        </w:rPr>
        <w:t>hypo-chaotic minority (</w:t>
      </w:r>
      <m:oMath>
        <m:sSub>
          <m:sSubPr>
            <m:ctrlPr>
              <w:rPr>
                <w:rFonts w:ascii="Cambria Math" w:hAnsi="Cambria Math"/>
                <w:b/>
                <w:bCs/>
                <w:i/>
                <w:lang w:bidi="fa-IR"/>
              </w:rPr>
            </m:ctrlPr>
          </m:sSubPr>
          <m:e>
            <m:r>
              <m:rPr>
                <m:sty m:val="bi"/>
              </m:rPr>
              <w:rPr>
                <w:rFonts w:ascii="Cambria Math" w:hAnsi="Cambria Math"/>
                <w:lang w:bidi="fa-IR"/>
              </w:rPr>
              <m:t>α</m:t>
            </m:r>
          </m:e>
          <m:sub>
            <m:r>
              <m:rPr>
                <m:sty m:val="bi"/>
              </m:rPr>
              <w:rPr>
                <w:rFonts w:ascii="Cambria Math" w:hAnsi="Cambria Math"/>
                <w:lang w:bidi="fa-IR"/>
              </w:rPr>
              <m:t>i∈1:50</m:t>
            </m:r>
          </m:sub>
        </m:sSub>
        <m:r>
          <m:rPr>
            <m:sty m:val="bi"/>
          </m:rPr>
          <w:rPr>
            <w:rFonts w:ascii="Cambria Math" w:hAnsi="Cambria Math"/>
            <w:lang w:bidi="fa-IR"/>
          </w:rPr>
          <m:t>= 1.7</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ε</m:t>
            </m:r>
          </m:e>
          <m:sub>
            <m:r>
              <w:rPr>
                <w:rFonts w:ascii="Cambria Math" w:hAnsi="Cambria Math"/>
                <w:lang w:bidi="fa-IR"/>
              </w:rPr>
              <m:t>i∈1:50</m:t>
            </m:r>
          </m:sub>
        </m:sSub>
        <m:r>
          <w:rPr>
            <w:rFonts w:ascii="Cambria Math" w:hAnsi="Cambria Math"/>
            <w:lang w:bidi="fa-IR"/>
          </w:rPr>
          <m:t>= 0.4</m:t>
        </m:r>
      </m:oMath>
      <w:r w:rsidR="0075060F">
        <w:rPr>
          <w:lang w:bidi="fa-IR"/>
        </w:rPr>
        <w:t>), hyper-chaotic family</w:t>
      </w:r>
      <w:r w:rsidR="00A6721F">
        <w:rPr>
          <w:lang w:bidi="fa-IR"/>
        </w:rPr>
        <w:t xml:space="preserve"> (</w:t>
      </w:r>
      <m:oMath>
        <m:sSub>
          <m:sSubPr>
            <m:ctrlPr>
              <w:rPr>
                <w:rFonts w:ascii="Cambria Math" w:hAnsi="Cambria Math"/>
                <w:b/>
                <w:bCs/>
                <w:i/>
                <w:lang w:bidi="fa-IR"/>
              </w:rPr>
            </m:ctrlPr>
          </m:sSubPr>
          <m:e>
            <m:r>
              <m:rPr>
                <m:sty m:val="bi"/>
              </m:rPr>
              <w:rPr>
                <w:rFonts w:ascii="Cambria Math" w:hAnsi="Cambria Math"/>
                <w:lang w:bidi="fa-IR"/>
              </w:rPr>
              <m:t>α</m:t>
            </m:r>
          </m:e>
          <m:sub>
            <m:r>
              <m:rPr>
                <m:sty m:val="bi"/>
              </m:rPr>
              <w:rPr>
                <w:rFonts w:ascii="Cambria Math" w:hAnsi="Cambria Math"/>
                <w:lang w:bidi="fa-IR"/>
              </w:rPr>
              <m:t>i∈1:50</m:t>
            </m:r>
          </m:sub>
        </m:sSub>
        <m:r>
          <m:rPr>
            <m:sty m:val="bi"/>
          </m:rPr>
          <w:rPr>
            <w:rFonts w:ascii="Cambria Math" w:hAnsi="Cambria Math"/>
            <w:lang w:bidi="fa-IR"/>
          </w:rPr>
          <m:t>= 1.9</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ε</m:t>
            </m:r>
          </m:e>
          <m:sub>
            <m:r>
              <w:rPr>
                <w:rFonts w:ascii="Cambria Math" w:hAnsi="Cambria Math"/>
                <w:lang w:bidi="fa-IR"/>
              </w:rPr>
              <m:t>i∈1:50</m:t>
            </m:r>
          </m:sub>
        </m:sSub>
        <m:r>
          <w:rPr>
            <w:rFonts w:ascii="Cambria Math" w:hAnsi="Cambria Math"/>
            <w:lang w:bidi="fa-IR"/>
          </w:rPr>
          <m:t>= 0.4</m:t>
        </m:r>
      </m:oMath>
      <w:r w:rsidR="00A6721F">
        <w:rPr>
          <w:lang w:bidi="fa-IR"/>
        </w:rPr>
        <w:t>), hypo-coupled minorities</w:t>
      </w:r>
      <w:r w:rsidR="00FC59DF">
        <w:rPr>
          <w:lang w:bidi="fa-IR"/>
        </w:rPr>
        <w:t xml:space="preserve"> (</w:t>
      </w:r>
      <m:oMath>
        <m:sSub>
          <m:sSubPr>
            <m:ctrlPr>
              <w:rPr>
                <w:rFonts w:ascii="Cambria Math" w:hAnsi="Cambria Math"/>
                <w:i/>
                <w:lang w:bidi="fa-IR"/>
              </w:rPr>
            </m:ctrlPr>
          </m:sSubPr>
          <m:e>
            <m:r>
              <w:rPr>
                <w:rFonts w:ascii="Cambria Math" w:hAnsi="Cambria Math"/>
                <w:lang w:bidi="fa-IR"/>
              </w:rPr>
              <m:t>α</m:t>
            </m:r>
          </m:e>
          <m:sub>
            <m:r>
              <w:rPr>
                <w:rFonts w:ascii="Cambria Math" w:hAnsi="Cambria Math"/>
                <w:lang w:bidi="fa-IR"/>
              </w:rPr>
              <m:t>i∈1:50</m:t>
            </m:r>
          </m:sub>
        </m:sSub>
        <m:r>
          <w:rPr>
            <w:rFonts w:ascii="Cambria Math" w:hAnsi="Cambria Math"/>
            <w:lang w:bidi="fa-IR"/>
          </w:rPr>
          <m:t xml:space="preserve">= 1.8,  </m:t>
        </m:r>
        <m:sSub>
          <m:sSubPr>
            <m:ctrlPr>
              <w:rPr>
                <w:rFonts w:ascii="Cambria Math" w:hAnsi="Cambria Math"/>
                <w:b/>
                <w:bCs/>
                <w:i/>
                <w:lang w:bidi="fa-IR"/>
              </w:rPr>
            </m:ctrlPr>
          </m:sSubPr>
          <m:e>
            <m:r>
              <m:rPr>
                <m:sty m:val="bi"/>
              </m:rPr>
              <w:rPr>
                <w:rFonts w:ascii="Cambria Math" w:hAnsi="Cambria Math"/>
                <w:lang w:bidi="fa-IR"/>
              </w:rPr>
              <m:t>ε</m:t>
            </m:r>
          </m:e>
          <m:sub>
            <m:r>
              <m:rPr>
                <m:sty m:val="bi"/>
              </m:rPr>
              <w:rPr>
                <w:rFonts w:ascii="Cambria Math" w:hAnsi="Cambria Math"/>
                <w:lang w:bidi="fa-IR"/>
              </w:rPr>
              <m:t>i∈1:50</m:t>
            </m:r>
          </m:sub>
        </m:sSub>
        <m:r>
          <m:rPr>
            <m:sty m:val="bi"/>
          </m:rPr>
          <w:rPr>
            <w:rFonts w:ascii="Cambria Math" w:hAnsi="Cambria Math"/>
            <w:lang w:bidi="fa-IR"/>
          </w:rPr>
          <m:t>= 0.3</m:t>
        </m:r>
      </m:oMath>
      <w:r w:rsidR="00FC59DF">
        <w:rPr>
          <w:lang w:bidi="fa-IR"/>
        </w:rPr>
        <w:t>), and hyper-coupled minority (</w:t>
      </w:r>
      <m:oMath>
        <m:sSub>
          <m:sSubPr>
            <m:ctrlPr>
              <w:rPr>
                <w:rFonts w:ascii="Cambria Math" w:hAnsi="Cambria Math"/>
                <w:i/>
                <w:lang w:bidi="fa-IR"/>
              </w:rPr>
            </m:ctrlPr>
          </m:sSubPr>
          <m:e>
            <m:r>
              <w:rPr>
                <w:rFonts w:ascii="Cambria Math" w:hAnsi="Cambria Math"/>
                <w:lang w:bidi="fa-IR"/>
              </w:rPr>
              <m:t>α</m:t>
            </m:r>
          </m:e>
          <m:sub>
            <m:r>
              <w:rPr>
                <w:rFonts w:ascii="Cambria Math" w:hAnsi="Cambria Math"/>
                <w:lang w:bidi="fa-IR"/>
              </w:rPr>
              <m:t>i∈1:50</m:t>
            </m:r>
          </m:sub>
        </m:sSub>
        <m:r>
          <w:rPr>
            <w:rFonts w:ascii="Cambria Math" w:hAnsi="Cambria Math"/>
            <w:lang w:bidi="fa-IR"/>
          </w:rPr>
          <m:t xml:space="preserve">= 1.8,  </m:t>
        </m:r>
        <m:sSub>
          <m:sSubPr>
            <m:ctrlPr>
              <w:rPr>
                <w:rFonts w:ascii="Cambria Math" w:hAnsi="Cambria Math"/>
                <w:b/>
                <w:bCs/>
                <w:i/>
                <w:lang w:bidi="fa-IR"/>
              </w:rPr>
            </m:ctrlPr>
          </m:sSubPr>
          <m:e>
            <m:r>
              <m:rPr>
                <m:sty m:val="bi"/>
              </m:rPr>
              <w:rPr>
                <w:rFonts w:ascii="Cambria Math" w:hAnsi="Cambria Math"/>
                <w:lang w:bidi="fa-IR"/>
              </w:rPr>
              <m:t>ε</m:t>
            </m:r>
          </m:e>
          <m:sub>
            <m:r>
              <m:rPr>
                <m:sty m:val="bi"/>
              </m:rPr>
              <w:rPr>
                <w:rFonts w:ascii="Cambria Math" w:hAnsi="Cambria Math"/>
                <w:lang w:bidi="fa-IR"/>
              </w:rPr>
              <m:t>i∈1:50</m:t>
            </m:r>
          </m:sub>
        </m:sSub>
        <m:r>
          <m:rPr>
            <m:sty m:val="bi"/>
          </m:rPr>
          <w:rPr>
            <w:rFonts w:ascii="Cambria Math" w:hAnsi="Cambria Math"/>
            <w:lang w:bidi="fa-IR"/>
          </w:rPr>
          <m:t>= 0.5</m:t>
        </m:r>
      </m:oMath>
      <w:r w:rsidR="00FC59DF">
        <w:rPr>
          <w:lang w:bidi="fa-IR"/>
        </w:rPr>
        <w:t>).</w:t>
      </w:r>
    </w:p>
    <w:p w14:paraId="7421F133" w14:textId="77777777" w:rsidR="00AE1EC5" w:rsidRDefault="0006252D" w:rsidP="006F1631">
      <w:pPr>
        <w:rPr>
          <w:lang w:bidi="fa-IR"/>
        </w:rPr>
      </w:pPr>
      <w:r>
        <w:rPr>
          <w:lang w:bidi="fa-IR"/>
        </w:rPr>
        <w:t xml:space="preserve">In each family, </w:t>
      </w:r>
      <w:r w:rsidR="00156F2E">
        <w:rPr>
          <w:lang w:bidi="fa-IR"/>
        </w:rPr>
        <w:t>ten generation of brains are simulated</w:t>
      </w:r>
      <w:r w:rsidR="00E13317">
        <w:rPr>
          <w:lang w:bidi="fa-IR"/>
        </w:rPr>
        <w:t xml:space="preserve"> to </w:t>
      </w:r>
      <w:r w:rsidR="00160124">
        <w:rPr>
          <w:lang w:bidi="fa-IR"/>
        </w:rPr>
        <w:t xml:space="preserve">increase the robustness of the </w:t>
      </w:r>
      <w:r w:rsidR="003512EF">
        <w:rPr>
          <w:lang w:bidi="fa-IR"/>
        </w:rPr>
        <w:t>outcomes</w:t>
      </w:r>
      <w:r w:rsidR="00156F2E">
        <w:rPr>
          <w:lang w:bidi="fa-IR"/>
        </w:rPr>
        <w:t xml:space="preserve">. The only difference between the generations </w:t>
      </w:r>
      <w:r w:rsidR="003512EF">
        <w:rPr>
          <w:lang w:bidi="fa-IR"/>
        </w:rPr>
        <w:t>are</w:t>
      </w:r>
      <w:r w:rsidR="001A3DB0">
        <w:rPr>
          <w:lang w:bidi="fa-IR"/>
        </w:rPr>
        <w:t xml:space="preserve"> </w:t>
      </w:r>
      <w:r w:rsidR="00D85414">
        <w:rPr>
          <w:lang w:bidi="fa-IR"/>
        </w:rPr>
        <w:t>in the `round` parameter</w:t>
      </w:r>
      <w:r w:rsidR="003512EF">
        <w:rPr>
          <w:lang w:bidi="fa-IR"/>
        </w:rPr>
        <w:t>s</w:t>
      </w:r>
      <w:r w:rsidR="00A332DB">
        <w:rPr>
          <w:lang w:bidi="fa-IR"/>
        </w:rPr>
        <w:t xml:space="preserve"> used to initialize the brains</w:t>
      </w:r>
      <w:r w:rsidR="00D85414">
        <w:rPr>
          <w:lang w:bidi="fa-IR"/>
        </w:rPr>
        <w:t xml:space="preserve">. </w:t>
      </w:r>
      <w:r w:rsidR="003D7A54">
        <w:rPr>
          <w:lang w:bidi="fa-IR"/>
        </w:rPr>
        <w:t>The generations across families</w:t>
      </w:r>
      <w:r w:rsidR="00A332DB">
        <w:rPr>
          <w:lang w:bidi="fa-IR"/>
        </w:rPr>
        <w:t xml:space="preserve"> are matched in that parameter</w:t>
      </w:r>
      <w:r w:rsidR="00107CF2">
        <w:rPr>
          <w:lang w:bidi="fa-IR"/>
        </w:rPr>
        <w:t xml:space="preserve">, i.e., the initial network structure and activation values of generation k </w:t>
      </w:r>
      <w:r w:rsidR="00C80784">
        <w:rPr>
          <w:lang w:bidi="fa-IR"/>
        </w:rPr>
        <w:t xml:space="preserve">are </w:t>
      </w:r>
      <w:r w:rsidR="00107CF2">
        <w:rPr>
          <w:lang w:bidi="fa-IR"/>
        </w:rPr>
        <w:t xml:space="preserve">identical </w:t>
      </w:r>
      <w:r w:rsidR="00C80784">
        <w:rPr>
          <w:lang w:bidi="fa-IR"/>
        </w:rPr>
        <w:t xml:space="preserve">in all families. </w:t>
      </w:r>
      <w:r w:rsidR="004175AE">
        <w:rPr>
          <w:lang w:bidi="fa-IR"/>
        </w:rPr>
        <w:t xml:space="preserve">With this choice, it is possible to match brains starting with the same conditions </w:t>
      </w:r>
      <w:r w:rsidR="00792936">
        <w:rPr>
          <w:lang w:bidi="fa-IR"/>
        </w:rPr>
        <w:t>to</w:t>
      </w:r>
      <w:r w:rsidR="004175AE">
        <w:rPr>
          <w:lang w:bidi="fa-IR"/>
        </w:rPr>
        <w:t xml:space="preserve"> see </w:t>
      </w:r>
      <w:r w:rsidR="00092FC8">
        <w:rPr>
          <w:lang w:bidi="fa-IR"/>
        </w:rPr>
        <w:t xml:space="preserve">the effect </w:t>
      </w:r>
      <w:r w:rsidR="00792936">
        <w:rPr>
          <w:lang w:bidi="fa-IR"/>
        </w:rPr>
        <w:t>of different parameterizations more clearly.</w:t>
      </w:r>
    </w:p>
    <w:p w14:paraId="552F3819" w14:textId="77777777" w:rsidR="002D2C42" w:rsidRPr="003A7EDE" w:rsidRDefault="0013618A" w:rsidP="0013618A">
      <w:pPr>
        <w:pStyle w:val="Heading2"/>
        <w:rPr>
          <w:lang w:bidi="fa-IR"/>
        </w:rPr>
      </w:pPr>
      <w:r>
        <w:rPr>
          <w:lang w:bidi="fa-IR"/>
        </w:rPr>
        <w:t>Q</w:t>
      </w:r>
      <w:r w:rsidR="00051F5B">
        <w:rPr>
          <w:lang w:bidi="fa-IR"/>
        </w:rPr>
        <w:t>ualitative and q</w:t>
      </w:r>
      <w:r>
        <w:rPr>
          <w:lang w:bidi="fa-IR"/>
        </w:rPr>
        <w:t xml:space="preserve">uantitative </w:t>
      </w:r>
      <w:r w:rsidR="00F81B02">
        <w:rPr>
          <w:lang w:bidi="fa-IR"/>
        </w:rPr>
        <w:t>description</w:t>
      </w:r>
      <w:r>
        <w:rPr>
          <w:lang w:bidi="fa-IR"/>
        </w:rPr>
        <w:t xml:space="preserve"> of </w:t>
      </w:r>
      <w:r w:rsidR="00951132">
        <w:rPr>
          <w:lang w:bidi="fa-IR"/>
        </w:rPr>
        <w:t>network structure</w:t>
      </w:r>
    </w:p>
    <w:p w14:paraId="0F87F99E" w14:textId="77777777" w:rsidR="004A30DC" w:rsidRDefault="00A13A12" w:rsidP="003F40F8">
      <w:pPr>
        <w:rPr>
          <w:lang w:bidi="fa-IR"/>
        </w:rPr>
      </w:pPr>
      <w:r>
        <w:rPr>
          <w:lang w:bidi="fa-IR"/>
        </w:rPr>
        <w:t xml:space="preserve"> </w:t>
      </w:r>
      <w:r w:rsidR="006A6E17">
        <w:rPr>
          <w:lang w:bidi="fa-IR"/>
        </w:rPr>
        <w:t>As mentioned earlier, each brain is characterized by the set of aforementioned parameters</w:t>
      </w:r>
      <w:r w:rsidR="009F1D82">
        <w:rPr>
          <w:lang w:bidi="fa-IR"/>
        </w:rPr>
        <w:t xml:space="preserve">, which remain constant </w:t>
      </w:r>
      <w:r w:rsidR="00D13854">
        <w:rPr>
          <w:lang w:bidi="fa-IR"/>
        </w:rPr>
        <w:t>over the course of simulation</w:t>
      </w:r>
      <w:r w:rsidR="006A6E17">
        <w:rPr>
          <w:lang w:bidi="fa-IR"/>
        </w:rPr>
        <w:t>.</w:t>
      </w:r>
      <w:r w:rsidR="009F1D82">
        <w:rPr>
          <w:lang w:bidi="fa-IR"/>
        </w:rPr>
        <w:t xml:space="preserve"> The state of the network at any given time</w:t>
      </w:r>
      <w:r w:rsidR="00A238E1">
        <w:rPr>
          <w:lang w:bidi="fa-IR"/>
        </w:rPr>
        <w:t xml:space="preserve"> t</w:t>
      </w:r>
      <w:r w:rsidR="009F1D82">
        <w:rPr>
          <w:lang w:bidi="fa-IR"/>
        </w:rPr>
        <w:t xml:space="preserve"> can be des</w:t>
      </w:r>
      <w:r w:rsidR="003D4F19">
        <w:rPr>
          <w:lang w:bidi="fa-IR"/>
        </w:rPr>
        <w:t xml:space="preserve">cribed by the connectivity matrix and the </w:t>
      </w:r>
      <w:r w:rsidR="00E44301">
        <w:rPr>
          <w:lang w:bidi="fa-IR"/>
        </w:rPr>
        <w:t xml:space="preserve">neuron activities, i.e., </w:t>
      </w:r>
      <m:oMath>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t</m:t>
            </m:r>
          </m:sub>
        </m:sSub>
        <m:r>
          <w:rPr>
            <w:rFonts w:ascii="Cambria Math" w:hAnsi="Cambria Math"/>
            <w:lang w:bidi="fa-IR"/>
          </w:rPr>
          <m:t xml:space="preserve"> and </m:t>
        </m:r>
        <m:sSub>
          <m:sSubPr>
            <m:ctrlPr>
              <w:rPr>
                <w:rFonts w:ascii="Cambria Math" w:hAnsi="Cambria Math"/>
                <w:i/>
                <w:iCs/>
                <w:lang w:bidi="fa-IR"/>
              </w:rPr>
            </m:ctrlPr>
          </m:sSubPr>
          <m:e>
            <m:r>
              <w:rPr>
                <w:rFonts w:ascii="Cambria Math" w:hAnsi="Cambria Math"/>
                <w:lang w:bidi="fa-IR"/>
              </w:rPr>
              <m:t>X</m:t>
            </m:r>
          </m:e>
          <m:sub>
            <m:r>
              <w:rPr>
                <w:rFonts w:ascii="Cambria Math" w:hAnsi="Cambria Math"/>
                <w:lang w:bidi="fa-IR"/>
              </w:rPr>
              <m:t>t</m:t>
            </m:r>
          </m:sub>
        </m:sSub>
      </m:oMath>
      <w:r w:rsidR="00E44301">
        <w:rPr>
          <w:iCs/>
          <w:lang w:bidi="fa-IR"/>
        </w:rPr>
        <w:t>,</w:t>
      </w:r>
      <w:r w:rsidR="00E44301">
        <w:rPr>
          <w:lang w:bidi="fa-IR"/>
        </w:rPr>
        <w:t xml:space="preserve"> </w:t>
      </w:r>
      <w:r w:rsidR="00E44301" w:rsidRPr="00E44301">
        <w:rPr>
          <w:lang w:bidi="fa-IR"/>
        </w:rPr>
        <w:t>respectively</w:t>
      </w:r>
      <w:r w:rsidR="00A238E1">
        <w:rPr>
          <w:lang w:bidi="fa-IR"/>
        </w:rPr>
        <w:t>. Since th</w:t>
      </w:r>
      <w:r w:rsidR="003B24D6">
        <w:rPr>
          <w:lang w:bidi="fa-IR"/>
        </w:rPr>
        <w:t xml:space="preserve">is </w:t>
      </w:r>
      <w:r w:rsidR="00B7406D">
        <w:rPr>
          <w:lang w:bidi="fa-IR"/>
        </w:rPr>
        <w:t xml:space="preserve">study seeks to answer questions about the structure of the </w:t>
      </w:r>
      <w:r w:rsidR="00B7406D">
        <w:rPr>
          <w:lang w:bidi="fa-IR"/>
        </w:rPr>
        <w:lastRenderedPageBreak/>
        <w:t xml:space="preserve">networks under </w:t>
      </w:r>
      <w:r w:rsidR="008F6522">
        <w:rPr>
          <w:lang w:bidi="fa-IR"/>
        </w:rPr>
        <w:t>certain</w:t>
      </w:r>
      <w:r w:rsidR="00F81B02">
        <w:rPr>
          <w:lang w:bidi="fa-IR"/>
        </w:rPr>
        <w:t xml:space="preserve"> conditions (i.e., different parameterizations</w:t>
      </w:r>
      <w:r w:rsidR="004C7993">
        <w:rPr>
          <w:lang w:bidi="fa-IR"/>
        </w:rPr>
        <w:t xml:space="preserve"> of </w:t>
      </w:r>
      <m:oMath>
        <m:r>
          <m:rPr>
            <m:sty m:val="p"/>
          </m:rPr>
          <w:rPr>
            <w:rFonts w:ascii="Cambria Math" w:hAnsi="Cambria Math"/>
            <w:lang w:bidi="fa-IR"/>
          </w:rPr>
          <m:t>α</m:t>
        </m:r>
      </m:oMath>
      <w:r w:rsidR="004C7993">
        <w:rPr>
          <w:lang w:bidi="fa-IR"/>
        </w:rPr>
        <w:t xml:space="preserve"> and </w:t>
      </w:r>
      <m:oMath>
        <m:r>
          <m:rPr>
            <m:scr m:val="script"/>
          </m:rPr>
          <w:rPr>
            <w:rFonts w:ascii="Cambria Math" w:hAnsi="Cambria Math"/>
            <w:lang w:bidi="fa-IR"/>
          </w:rPr>
          <m:t>E</m:t>
        </m:r>
      </m:oMath>
      <w:r w:rsidR="00F81B02">
        <w:rPr>
          <w:lang w:bidi="fa-IR"/>
        </w:rPr>
        <w:t xml:space="preserve">), we focus </w:t>
      </w:r>
      <w:r w:rsidR="00195A25">
        <w:rPr>
          <w:lang w:bidi="fa-IR"/>
        </w:rPr>
        <w:t xml:space="preserve">here </w:t>
      </w:r>
      <w:r w:rsidR="00F81B02">
        <w:rPr>
          <w:lang w:bidi="fa-IR"/>
        </w:rPr>
        <w:t>on descri</w:t>
      </w:r>
      <w:r w:rsidR="00122D77">
        <w:rPr>
          <w:lang w:bidi="fa-IR"/>
        </w:rPr>
        <w:t>bing</w:t>
      </w:r>
      <w:r w:rsidR="00F81B02">
        <w:rPr>
          <w:lang w:bidi="fa-IR"/>
        </w:rPr>
        <w:t xml:space="preserve"> </w:t>
      </w:r>
      <w:r w:rsidR="002A1E66">
        <w:rPr>
          <w:lang w:bidi="fa-IR"/>
        </w:rPr>
        <w:t xml:space="preserve">the </w:t>
      </w:r>
      <w:r w:rsidR="00122D77">
        <w:rPr>
          <w:lang w:bidi="fa-IR"/>
        </w:rPr>
        <w:t>connectivities</w:t>
      </w:r>
      <w:r w:rsidR="002A1E66">
        <w:rPr>
          <w:lang w:bidi="fa-IR"/>
        </w:rPr>
        <w:t xml:space="preserve"> of the brains</w:t>
      </w:r>
      <w:r w:rsidR="00122D77">
        <w:rPr>
          <w:lang w:bidi="fa-IR"/>
        </w:rPr>
        <w:t xml:space="preserve">, and </w:t>
      </w:r>
      <w:r w:rsidR="00536145">
        <w:rPr>
          <w:lang w:bidi="fa-IR"/>
        </w:rPr>
        <w:t>the evolution of these measures</w:t>
      </w:r>
      <w:r w:rsidR="00122D77">
        <w:rPr>
          <w:lang w:bidi="fa-IR"/>
        </w:rPr>
        <w:t xml:space="preserve"> over time as the brains mature.</w:t>
      </w:r>
    </w:p>
    <w:p w14:paraId="28E952FF" w14:textId="77777777" w:rsidR="00AA48ED" w:rsidRDefault="00851958" w:rsidP="00851958">
      <w:pPr>
        <w:pStyle w:val="Heading3"/>
        <w:rPr>
          <w:lang w:bidi="fa-IR"/>
        </w:rPr>
      </w:pPr>
      <w:r>
        <w:rPr>
          <w:lang w:bidi="fa-IR"/>
        </w:rPr>
        <w:t>Qualitative assessment of the structure.</w:t>
      </w:r>
    </w:p>
    <w:p w14:paraId="1A21C1AD" w14:textId="77777777" w:rsidR="00851958" w:rsidRDefault="005079F4" w:rsidP="00851958">
      <w:pPr>
        <w:rPr>
          <w:lang w:bidi="fa-IR"/>
        </w:rPr>
      </w:pPr>
      <w:r>
        <w:rPr>
          <w:lang w:bidi="fa-IR"/>
        </w:rPr>
        <w:t>T</w:t>
      </w:r>
      <w:r w:rsidR="00213082">
        <w:rPr>
          <w:lang w:bidi="fa-IR"/>
        </w:rPr>
        <w:t xml:space="preserve">he network structure can be qualitatively </w:t>
      </w:r>
      <w:r w:rsidR="008B34C2">
        <w:rPr>
          <w:lang w:bidi="fa-IR"/>
        </w:rPr>
        <w:t>assessed by means of visual investigat</w:t>
      </w:r>
      <w:r w:rsidR="002F20EB">
        <w:rPr>
          <w:lang w:bidi="fa-IR"/>
        </w:rPr>
        <w:t>ion of</w:t>
      </w:r>
      <w:r w:rsidR="008B34C2">
        <w:rPr>
          <w:lang w:bidi="fa-IR"/>
        </w:rPr>
        <w:t xml:space="preserve"> the </w:t>
      </w:r>
      <w:r w:rsidR="002F20EB">
        <w:rPr>
          <w:lang w:bidi="fa-IR"/>
        </w:rPr>
        <w:t>graph diagram</w:t>
      </w:r>
      <w:r w:rsidR="00290330">
        <w:rPr>
          <w:lang w:bidi="fa-IR"/>
        </w:rPr>
        <w:t xml:space="preserve"> or </w:t>
      </w:r>
      <w:r w:rsidR="001D24B9">
        <w:rPr>
          <w:lang w:bidi="fa-IR"/>
        </w:rPr>
        <w:t xml:space="preserve">by visualizing the </w:t>
      </w:r>
      <w:r w:rsidR="001C7986">
        <w:rPr>
          <w:lang w:bidi="fa-IR"/>
        </w:rPr>
        <w:t>adjacency</w:t>
      </w:r>
      <w:r w:rsidR="001D24B9">
        <w:rPr>
          <w:lang w:bidi="fa-IR"/>
        </w:rPr>
        <w:t xml:space="preserve"> matri</w:t>
      </w:r>
      <w:r w:rsidR="001C7986">
        <w:rPr>
          <w:lang w:bidi="fa-IR"/>
        </w:rPr>
        <w:t xml:space="preserve">x. </w:t>
      </w:r>
      <w:r w:rsidR="003A521A">
        <w:rPr>
          <w:lang w:bidi="fa-IR"/>
        </w:rPr>
        <w:t xml:space="preserve">Since the neurons </w:t>
      </w:r>
      <w:r w:rsidR="00B0054C">
        <w:rPr>
          <w:lang w:bidi="fa-IR"/>
        </w:rPr>
        <w:t>belonging to a given partition are not distinguishable, the</w:t>
      </w:r>
      <w:r w:rsidR="003A521A">
        <w:rPr>
          <w:lang w:bidi="fa-IR"/>
        </w:rPr>
        <w:t xml:space="preserve"> raw adjacency matrix </w:t>
      </w:r>
      <w:r w:rsidR="008E04A6">
        <w:rPr>
          <w:lang w:bidi="fa-IR"/>
        </w:rPr>
        <w:t xml:space="preserve">can only give an estimate of </w:t>
      </w:r>
      <w:r w:rsidR="009B3ECD">
        <w:rPr>
          <w:lang w:bidi="fa-IR"/>
        </w:rPr>
        <w:t xml:space="preserve">the edge density within and between partitions but fails to </w:t>
      </w:r>
      <w:r w:rsidR="00396798">
        <w:rPr>
          <w:lang w:bidi="fa-IR"/>
        </w:rPr>
        <w:t xml:space="preserve">provide </w:t>
      </w:r>
      <w:r w:rsidR="003A677E">
        <w:rPr>
          <w:lang w:bidi="fa-IR"/>
        </w:rPr>
        <w:t>intuitions into the structure of the network</w:t>
      </w:r>
      <w:r w:rsidR="00B0054C">
        <w:rPr>
          <w:lang w:bidi="fa-IR"/>
        </w:rPr>
        <w:t xml:space="preserve">. Hence, the adjacency matrix is </w:t>
      </w:r>
      <w:r w:rsidR="00A00A8A">
        <w:rPr>
          <w:lang w:bidi="fa-IR"/>
        </w:rPr>
        <w:t xml:space="preserve">serialized </w:t>
      </w:r>
      <w:r w:rsidR="00B0054C">
        <w:rPr>
          <w:lang w:bidi="fa-IR"/>
        </w:rPr>
        <w:t xml:space="preserve">using </w:t>
      </w:r>
      <w:r w:rsidR="00B0054C" w:rsidRPr="0070553D">
        <w:rPr>
          <w:color w:val="FF0000"/>
          <w:lang w:bidi="fa-IR"/>
        </w:rPr>
        <w:t xml:space="preserve">… </w:t>
      </w:r>
      <w:r w:rsidR="00B0054C">
        <w:rPr>
          <w:lang w:bidi="fa-IR"/>
        </w:rPr>
        <w:t>algorithm</w:t>
      </w:r>
      <w:r w:rsidR="002D7D98">
        <w:rPr>
          <w:lang w:bidi="fa-IR"/>
        </w:rPr>
        <w:t xml:space="preserve">, </w:t>
      </w:r>
      <w:r w:rsidR="00EF7B09">
        <w:rPr>
          <w:lang w:bidi="fa-IR"/>
        </w:rPr>
        <w:t xml:space="preserve">implemented in </w:t>
      </w:r>
      <w:r w:rsidR="002D7D98">
        <w:rPr>
          <w:lang w:bidi="fa-IR"/>
        </w:rPr>
        <w:t xml:space="preserve">the package </w:t>
      </w:r>
      <w:r w:rsidR="00740A4A">
        <w:rPr>
          <w:lang w:bidi="fa-IR"/>
        </w:rPr>
        <w:t>`seriation` (</w:t>
      </w:r>
      <w:r w:rsidR="00740A4A" w:rsidRPr="0070553D">
        <w:rPr>
          <w:color w:val="FF0000"/>
          <w:lang w:bidi="fa-IR"/>
        </w:rPr>
        <w:t>citation</w:t>
      </w:r>
      <w:r w:rsidR="00740A4A">
        <w:rPr>
          <w:lang w:bidi="fa-IR"/>
        </w:rPr>
        <w:t>)</w:t>
      </w:r>
      <w:r w:rsidR="002D7D98">
        <w:rPr>
          <w:lang w:bidi="fa-IR"/>
        </w:rPr>
        <w:t xml:space="preserve">, </w:t>
      </w:r>
      <w:r w:rsidR="00A00A8A">
        <w:rPr>
          <w:lang w:bidi="fa-IR"/>
        </w:rPr>
        <w:t xml:space="preserve">which orders the rows and columns of the matrix to maximize </w:t>
      </w:r>
      <w:r w:rsidR="0025317C">
        <w:rPr>
          <w:lang w:bidi="fa-IR"/>
        </w:rPr>
        <w:t xml:space="preserve">visibility of </w:t>
      </w:r>
      <w:r w:rsidR="00A00A8A">
        <w:rPr>
          <w:lang w:bidi="fa-IR"/>
        </w:rPr>
        <w:t xml:space="preserve">modules </w:t>
      </w:r>
      <w:r w:rsidR="0025317C">
        <w:rPr>
          <w:lang w:bidi="fa-IR"/>
        </w:rPr>
        <w:t xml:space="preserve">within the </w:t>
      </w:r>
      <w:r w:rsidR="00A00A8A">
        <w:rPr>
          <w:lang w:bidi="fa-IR"/>
        </w:rPr>
        <w:t>network (</w:t>
      </w:r>
      <w:r w:rsidR="00A00A8A" w:rsidRPr="0070553D">
        <w:rPr>
          <w:color w:val="FF0000"/>
          <w:lang w:bidi="fa-IR"/>
        </w:rPr>
        <w:t>better/more precise phrasing?</w:t>
      </w:r>
      <w:r w:rsidR="00A00A8A">
        <w:rPr>
          <w:lang w:bidi="fa-IR"/>
        </w:rPr>
        <w:t>)</w:t>
      </w:r>
      <w:r w:rsidR="00740A4A">
        <w:rPr>
          <w:lang w:bidi="fa-IR"/>
        </w:rPr>
        <w:t xml:space="preserve">. The </w:t>
      </w:r>
      <w:r w:rsidR="00A00A8A">
        <w:rPr>
          <w:lang w:bidi="fa-IR"/>
        </w:rPr>
        <w:t>raw</w:t>
      </w:r>
      <w:r w:rsidR="0025317C">
        <w:rPr>
          <w:lang w:bidi="fa-IR"/>
        </w:rPr>
        <w:t xml:space="preserve"> (unserialized) and</w:t>
      </w:r>
      <w:r w:rsidR="00A00A8A">
        <w:rPr>
          <w:lang w:bidi="fa-IR"/>
        </w:rPr>
        <w:t xml:space="preserve"> ordered</w:t>
      </w:r>
      <w:r w:rsidR="0025317C">
        <w:rPr>
          <w:lang w:bidi="fa-IR"/>
        </w:rPr>
        <w:t xml:space="preserve"> (serialized) adjacency matrices</w:t>
      </w:r>
      <w:r w:rsidR="008A0975">
        <w:rPr>
          <w:lang w:bidi="fa-IR"/>
        </w:rPr>
        <w:t xml:space="preserve">, and the graph diagrams are plotted using </w:t>
      </w:r>
      <w:r w:rsidR="0097158D">
        <w:rPr>
          <w:lang w:bidi="fa-IR"/>
        </w:rPr>
        <w:t>`seriation` and `igraph` packages.</w:t>
      </w:r>
      <w:r w:rsidR="00F25EEF">
        <w:rPr>
          <w:lang w:bidi="fa-IR"/>
        </w:rPr>
        <w:t xml:space="preserve"> In the plots, the </w:t>
      </w:r>
      <w:r w:rsidR="006C6143">
        <w:rPr>
          <w:lang w:bidi="fa-IR"/>
        </w:rPr>
        <w:t xml:space="preserve">minority and majority </w:t>
      </w:r>
      <w:r w:rsidR="00F25EEF">
        <w:rPr>
          <w:lang w:bidi="fa-IR"/>
        </w:rPr>
        <w:t>neurons</w:t>
      </w:r>
      <w:r w:rsidR="006C6143">
        <w:rPr>
          <w:lang w:bidi="fa-IR"/>
        </w:rPr>
        <w:t xml:space="preserve"> are colored sky blue and pink, respectively. </w:t>
      </w:r>
      <w:r w:rsidR="00C066F2">
        <w:rPr>
          <w:lang w:bidi="fa-IR"/>
        </w:rPr>
        <w:t>In both matrix visualizations and graph diagrams t</w:t>
      </w:r>
      <w:r w:rsidR="00E60F6E">
        <w:rPr>
          <w:lang w:bidi="fa-IR"/>
        </w:rPr>
        <w:t xml:space="preserve">he within-minority and within-majority edges are colored </w:t>
      </w:r>
      <w:r w:rsidR="00C066F2">
        <w:rPr>
          <w:lang w:bidi="fa-IR"/>
        </w:rPr>
        <w:t xml:space="preserve">blue and red, respectively, while the </w:t>
      </w:r>
      <w:r w:rsidR="004304D5">
        <w:rPr>
          <w:lang w:bidi="fa-IR"/>
        </w:rPr>
        <w:t xml:space="preserve">inter-partition </w:t>
      </w:r>
      <w:r w:rsidR="00C066F2">
        <w:rPr>
          <w:lang w:bidi="fa-IR"/>
        </w:rPr>
        <w:t xml:space="preserve">edges </w:t>
      </w:r>
      <w:r w:rsidR="004304D5">
        <w:rPr>
          <w:lang w:bidi="fa-IR"/>
        </w:rPr>
        <w:t>(</w:t>
      </w:r>
      <w:r w:rsidR="003962CB">
        <w:rPr>
          <w:lang w:bidi="fa-IR"/>
        </w:rPr>
        <w:t xml:space="preserve">those </w:t>
      </w:r>
      <w:r w:rsidR="00C066F2">
        <w:rPr>
          <w:lang w:bidi="fa-IR"/>
        </w:rPr>
        <w:t xml:space="preserve">connecting </w:t>
      </w:r>
      <w:r w:rsidR="004304D5">
        <w:rPr>
          <w:lang w:bidi="fa-IR"/>
        </w:rPr>
        <w:t xml:space="preserve">neurons of minority subset to neurons of majority) are </w:t>
      </w:r>
      <w:r w:rsidR="0010666D">
        <w:rPr>
          <w:lang w:bidi="fa-IR"/>
        </w:rPr>
        <w:t>colored green</w:t>
      </w:r>
      <w:r w:rsidR="00851958">
        <w:rPr>
          <w:lang w:bidi="fa-IR"/>
        </w:rPr>
        <w:t>.</w:t>
      </w:r>
    </w:p>
    <w:p w14:paraId="1C0FD6CD" w14:textId="77777777" w:rsidR="00851958" w:rsidRDefault="00851958" w:rsidP="00BD5D3D">
      <w:pPr>
        <w:pStyle w:val="Heading3"/>
        <w:rPr>
          <w:lang w:bidi="fa-IR"/>
        </w:rPr>
      </w:pPr>
      <w:r>
        <w:rPr>
          <w:lang w:bidi="fa-IR"/>
        </w:rPr>
        <w:t xml:space="preserve">Quantitative </w:t>
      </w:r>
      <w:r w:rsidR="00BD5D3D">
        <w:rPr>
          <w:lang w:bidi="fa-IR"/>
        </w:rPr>
        <w:t>measures of the structure.</w:t>
      </w:r>
    </w:p>
    <w:p w14:paraId="26B03EDB" w14:textId="77777777" w:rsidR="00BD5D3D" w:rsidRDefault="00BD5D3D" w:rsidP="004D0A6C">
      <w:pPr>
        <w:rPr>
          <w:lang w:bidi="fa-IR"/>
        </w:rPr>
      </w:pPr>
      <w:r>
        <w:rPr>
          <w:lang w:bidi="fa-IR"/>
        </w:rPr>
        <w:t>In network science</w:t>
      </w:r>
      <w:r w:rsidR="00062D8B">
        <w:rPr>
          <w:lang w:bidi="fa-IR"/>
        </w:rPr>
        <w:t>, a wide range of structural measures of connectivit</w:t>
      </w:r>
      <w:r w:rsidR="004D0A6C">
        <w:rPr>
          <w:lang w:bidi="fa-IR"/>
        </w:rPr>
        <w:t xml:space="preserve">y, also known as network </w:t>
      </w:r>
      <w:r w:rsidR="00426598">
        <w:rPr>
          <w:lang w:bidi="fa-IR"/>
        </w:rPr>
        <w:t>(</w:t>
      </w:r>
      <w:r w:rsidR="004D0A6C" w:rsidRPr="0070553D">
        <w:rPr>
          <w:color w:val="FF0000"/>
          <w:lang w:bidi="fa-IR"/>
        </w:rPr>
        <w:t>summary</w:t>
      </w:r>
      <w:r w:rsidR="00426598" w:rsidRPr="0070553D">
        <w:rPr>
          <w:color w:val="FF0000"/>
          <w:lang w:bidi="fa-IR"/>
        </w:rPr>
        <w:t xml:space="preserve"> (?)</w:t>
      </w:r>
      <w:r w:rsidR="00426598">
        <w:rPr>
          <w:lang w:bidi="fa-IR"/>
        </w:rPr>
        <w:t>)</w:t>
      </w:r>
      <w:r w:rsidR="004D0A6C">
        <w:rPr>
          <w:lang w:bidi="fa-IR"/>
        </w:rPr>
        <w:t xml:space="preserve"> statistics, </w:t>
      </w:r>
      <w:r w:rsidR="00AB4F03">
        <w:rPr>
          <w:lang w:bidi="fa-IR"/>
        </w:rPr>
        <w:t>have been proposed. (</w:t>
      </w:r>
      <w:r w:rsidR="00AB4F03" w:rsidRPr="0070553D">
        <w:rPr>
          <w:color w:val="FF0000"/>
          <w:lang w:bidi="fa-IR"/>
        </w:rPr>
        <w:t>citation</w:t>
      </w:r>
      <w:r w:rsidR="00AB4F03">
        <w:rPr>
          <w:lang w:bidi="fa-IR"/>
        </w:rPr>
        <w:t xml:space="preserve">) </w:t>
      </w:r>
      <w:r w:rsidR="005F251C">
        <w:rPr>
          <w:lang w:bidi="fa-IR"/>
        </w:rPr>
        <w:t xml:space="preserve">After each rewiring attempt, we </w:t>
      </w:r>
      <w:r w:rsidR="00AB4F03">
        <w:rPr>
          <w:lang w:bidi="fa-IR"/>
        </w:rPr>
        <w:t xml:space="preserve">calculate </w:t>
      </w:r>
      <w:r w:rsidR="00426598">
        <w:rPr>
          <w:lang w:bidi="fa-IR"/>
        </w:rPr>
        <w:t xml:space="preserve">eight </w:t>
      </w:r>
      <w:r w:rsidR="005F251C">
        <w:rPr>
          <w:lang w:bidi="fa-IR"/>
        </w:rPr>
        <w:t>network connectivity measures</w:t>
      </w:r>
      <w:r w:rsidR="00522EA4">
        <w:rPr>
          <w:lang w:bidi="fa-IR"/>
        </w:rPr>
        <w:t xml:space="preserve"> for the </w:t>
      </w:r>
      <w:r w:rsidR="00321C6A">
        <w:rPr>
          <w:lang w:bidi="fa-IR"/>
        </w:rPr>
        <w:t xml:space="preserve">whole network and three </w:t>
      </w:r>
      <w:r w:rsidR="00522EA4">
        <w:rPr>
          <w:lang w:bidi="fa-IR"/>
        </w:rPr>
        <w:t>subsets of edges</w:t>
      </w:r>
      <w:r w:rsidR="00321C6A">
        <w:rPr>
          <w:lang w:bidi="fa-IR"/>
        </w:rPr>
        <w:t xml:space="preserve">, namely, </w:t>
      </w:r>
      <w:r w:rsidR="00522EA4">
        <w:rPr>
          <w:lang w:bidi="fa-IR"/>
        </w:rPr>
        <w:t xml:space="preserve">intra-minority, intra-majority, </w:t>
      </w:r>
      <w:r w:rsidR="00321C6A">
        <w:rPr>
          <w:lang w:bidi="fa-IR"/>
        </w:rPr>
        <w:t>inter-partition</w:t>
      </w:r>
      <w:r w:rsidR="0049125A">
        <w:rPr>
          <w:lang w:bidi="fa-IR"/>
        </w:rPr>
        <w:t>.</w:t>
      </w:r>
      <w:r w:rsidR="00EE614F">
        <w:rPr>
          <w:lang w:bidi="fa-IR"/>
        </w:rPr>
        <w:t xml:space="preserve"> These measures are explained in what follows</w:t>
      </w:r>
      <w:r w:rsidR="00E06D27">
        <w:rPr>
          <w:lang w:bidi="fa-IR"/>
        </w:rPr>
        <w:t>.</w:t>
      </w:r>
    </w:p>
    <w:p w14:paraId="52681CDE" w14:textId="77777777" w:rsidR="00580913" w:rsidRDefault="00574992" w:rsidP="00580913">
      <w:pPr>
        <w:pStyle w:val="Heading4"/>
        <w:rPr>
          <w:lang w:bidi="fa-IR"/>
        </w:rPr>
      </w:pPr>
      <w:r>
        <w:rPr>
          <w:lang w:bidi="fa-IR"/>
        </w:rPr>
        <w:lastRenderedPageBreak/>
        <w:t>Clustering coefficient</w:t>
      </w:r>
      <w:r w:rsidR="00580913">
        <w:rPr>
          <w:lang w:bidi="fa-IR"/>
        </w:rPr>
        <w:t>.</w:t>
      </w:r>
    </w:p>
    <w:p w14:paraId="7F284B29" w14:textId="77777777" w:rsidR="00B45590" w:rsidRDefault="00BC1F58" w:rsidP="00B45590">
      <w:pPr>
        <w:rPr>
          <w:lang w:bidi="fa-IR"/>
        </w:rPr>
      </w:pPr>
      <w:r>
        <w:rPr>
          <w:lang w:bidi="fa-IR"/>
        </w:rPr>
        <w:t xml:space="preserve">This measure gives an indication </w:t>
      </w:r>
      <w:r w:rsidR="002308A6">
        <w:rPr>
          <w:lang w:bidi="fa-IR"/>
        </w:rPr>
        <w:t>of the tendency of nodes to form clusters</w:t>
      </w:r>
      <w:r w:rsidR="00E00DC9">
        <w:rPr>
          <w:lang w:bidi="fa-IR"/>
        </w:rPr>
        <w:t xml:space="preserve"> and </w:t>
      </w:r>
      <w:r w:rsidR="00A92734">
        <w:rPr>
          <w:lang w:bidi="fa-IR"/>
        </w:rPr>
        <w:t xml:space="preserve">can be </w:t>
      </w:r>
      <w:r w:rsidR="00E00DC9">
        <w:rPr>
          <w:lang w:bidi="fa-IR"/>
        </w:rPr>
        <w:t xml:space="preserve">defined </w:t>
      </w:r>
      <w:r w:rsidR="00B75BEC">
        <w:rPr>
          <w:lang w:bidi="fa-IR"/>
        </w:rPr>
        <w:t xml:space="preserve">either </w:t>
      </w:r>
      <w:r w:rsidR="00E00DC9">
        <w:rPr>
          <w:lang w:bidi="fa-IR"/>
        </w:rPr>
        <w:t>locally</w:t>
      </w:r>
      <w:r w:rsidR="00A92734">
        <w:rPr>
          <w:lang w:bidi="fa-IR"/>
        </w:rPr>
        <w:t xml:space="preserve"> or globally. We use global clustering coefficient, which </w:t>
      </w:r>
      <w:r w:rsidR="00B75BEC">
        <w:rPr>
          <w:lang w:bidi="fa-IR"/>
        </w:rPr>
        <w:t>is defined as the number of</w:t>
      </w:r>
      <w:r w:rsidR="00BE041D">
        <w:rPr>
          <w:lang w:bidi="fa-IR"/>
        </w:rPr>
        <w:t xml:space="preserve"> closed</w:t>
      </w:r>
      <w:r w:rsidR="00B75BEC">
        <w:rPr>
          <w:lang w:bidi="fa-IR"/>
        </w:rPr>
        <w:t xml:space="preserve"> </w:t>
      </w:r>
      <w:r w:rsidR="00271D9B">
        <w:rPr>
          <w:lang w:bidi="fa-IR"/>
        </w:rPr>
        <w:t xml:space="preserve">triplets of nodes </w:t>
      </w:r>
      <w:r w:rsidR="00BE041D">
        <w:rPr>
          <w:lang w:bidi="fa-IR"/>
        </w:rPr>
        <w:t xml:space="preserve">(the triplets </w:t>
      </w:r>
      <w:r w:rsidR="002F6633">
        <w:rPr>
          <w:lang w:bidi="fa-IR"/>
        </w:rPr>
        <w:t xml:space="preserve">of </w:t>
      </w:r>
      <w:r w:rsidR="00BE041D">
        <w:rPr>
          <w:lang w:bidi="fa-IR"/>
        </w:rPr>
        <w:t xml:space="preserve">that </w:t>
      </w:r>
      <w:r w:rsidR="00880AA4">
        <w:rPr>
          <w:lang w:bidi="fa-IR"/>
        </w:rPr>
        <w:t xml:space="preserve">are </w:t>
      </w:r>
      <w:r w:rsidR="007F3E83">
        <w:rPr>
          <w:lang w:bidi="fa-IR"/>
        </w:rPr>
        <w:t>all connected</w:t>
      </w:r>
      <w:r w:rsidR="00BE041D">
        <w:rPr>
          <w:lang w:bidi="fa-IR"/>
        </w:rPr>
        <w:t xml:space="preserve">) </w:t>
      </w:r>
      <w:r w:rsidR="00271D9B">
        <w:rPr>
          <w:lang w:bidi="fa-IR"/>
        </w:rPr>
        <w:t xml:space="preserve">divided by the number of </w:t>
      </w:r>
      <w:r w:rsidR="002B51CD">
        <w:rPr>
          <w:lang w:bidi="fa-IR"/>
        </w:rPr>
        <w:t xml:space="preserve">connected </w:t>
      </w:r>
      <w:r w:rsidR="00271D9B">
        <w:rPr>
          <w:lang w:bidi="fa-IR"/>
        </w:rPr>
        <w:t>triplets</w:t>
      </w:r>
      <w:r w:rsidR="002B51CD">
        <w:rPr>
          <w:lang w:bidi="fa-IR"/>
        </w:rPr>
        <w:t xml:space="preserve">, either open (paths of length 2) or </w:t>
      </w:r>
      <w:r w:rsidR="009B0D55">
        <w:rPr>
          <w:lang w:bidi="fa-IR"/>
        </w:rPr>
        <w:t>closed (triangles)</w:t>
      </w:r>
      <w:r w:rsidR="004604F0">
        <w:rPr>
          <w:lang w:bidi="fa-IR"/>
        </w:rPr>
        <w:t xml:space="preserve">. </w:t>
      </w:r>
      <w:r w:rsidR="002F6633">
        <w:rPr>
          <w:lang w:bidi="fa-IR"/>
        </w:rPr>
        <w:t xml:space="preserve">The numerator is equal to </w:t>
      </w:r>
      <w:r w:rsidR="00227B23">
        <w:rPr>
          <w:lang w:bidi="fa-IR"/>
        </w:rPr>
        <w:t xml:space="preserve">three times </w:t>
      </w:r>
      <w:r w:rsidR="002F6633">
        <w:rPr>
          <w:lang w:bidi="fa-IR"/>
        </w:rPr>
        <w:t>the number of</w:t>
      </w:r>
      <w:r w:rsidR="00227B23">
        <w:rPr>
          <w:lang w:bidi="fa-IR"/>
        </w:rPr>
        <w:t xml:space="preserve"> </w:t>
      </w:r>
      <w:r w:rsidR="00951A4B">
        <w:rPr>
          <w:lang w:bidi="fa-IR"/>
        </w:rPr>
        <w:t xml:space="preserve">triangles in the graph, and can be calculated formally </w:t>
      </w:r>
      <w:r w:rsidR="00A6141D">
        <w:rPr>
          <w:lang w:bidi="fa-IR"/>
        </w:rPr>
        <w:t xml:space="preserve">from the adjacency matrix </w:t>
      </w:r>
      <w:r w:rsidR="00951A4B">
        <w:rPr>
          <w:lang w:bidi="fa-IR"/>
        </w:rPr>
        <w:t>as follows</w:t>
      </w:r>
    </w:p>
    <w:p w14:paraId="47D84DEB" w14:textId="77777777" w:rsidR="00951A4B" w:rsidRPr="00B45590" w:rsidRDefault="00AC40F2" w:rsidP="00B45590">
      <w:pPr>
        <w:rPr>
          <w:lang w:bidi="fa-IR"/>
        </w:rPr>
      </w:pPr>
      <w:r>
        <w:rPr>
          <w:lang w:bidi="fa-IR"/>
        </w:rPr>
        <w:t xml:space="preserve">EQ 3 </w:t>
      </w:r>
      <w:r>
        <w:rPr>
          <w:lang w:bidi="fa-IR"/>
        </w:rPr>
        <w:tab/>
      </w:r>
      <w:r>
        <w:rPr>
          <w:lang w:bidi="fa-IR"/>
        </w:rPr>
        <w:tab/>
      </w:r>
      <m:oMath>
        <m:r>
          <w:rPr>
            <w:rFonts w:ascii="Cambria Math" w:hAnsi="Cambria Math"/>
            <w:lang w:bidi="fa-IR"/>
          </w:rPr>
          <m:t xml:space="preserve">C = </m:t>
        </m:r>
        <m:f>
          <m:fPr>
            <m:ctrlPr>
              <w:rPr>
                <w:rFonts w:ascii="Cambria Math" w:hAnsi="Cambria Math"/>
                <w:i/>
                <w:lang w:bidi="fa-IR"/>
              </w:rPr>
            </m:ctrlPr>
          </m:fPr>
          <m:num>
            <m:r>
              <w:rPr>
                <w:rFonts w:ascii="Cambria Math" w:hAnsi="Cambria Math"/>
                <w:lang w:bidi="fa-IR"/>
              </w:rPr>
              <m:t xml:space="preserve">3 </m:t>
            </m:r>
            <m:r>
              <m:rPr>
                <m:sty m:val="p"/>
              </m:rPr>
              <w:rPr>
                <w:rFonts w:ascii="Cambria Math" w:hAnsi="Cambria Math"/>
                <w:lang w:bidi="fa-IR"/>
              </w:rPr>
              <m:t>×</m:t>
            </m:r>
            <m:r>
              <w:rPr>
                <w:rFonts w:ascii="Cambria Math" w:hAnsi="Cambria Math"/>
                <w:lang w:bidi="fa-IR"/>
              </w:rPr>
              <m:t># triangles</m:t>
            </m:r>
          </m:num>
          <m:den>
            <m:r>
              <w:rPr>
                <w:rFonts w:ascii="Cambria Math" w:hAnsi="Cambria Math"/>
                <w:lang w:bidi="fa-IR"/>
              </w:rPr>
              <m:t># triplets of connected nodes</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trace</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3</m:t>
                    </m:r>
                  </m:sup>
                </m:sSup>
              </m:e>
            </m:d>
          </m:num>
          <m:den>
            <m:r>
              <m:rPr>
                <m:sty m:val="p"/>
              </m:rPr>
              <w:rPr>
                <w:rFonts w:ascii="Cambria Math" w:hAnsi="Cambria Math"/>
                <w:lang w:bidi="fa-IR"/>
              </w:rPr>
              <m:t>Σ</m:t>
            </m:r>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2</m:t>
                </m:r>
              </m:sup>
            </m:sSup>
            <m:r>
              <w:rPr>
                <w:rFonts w:ascii="Cambria Math" w:hAnsi="Cambria Math"/>
                <w:lang w:bidi="fa-IR"/>
              </w:rPr>
              <m:t>-trace</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2</m:t>
                    </m:r>
                  </m:sup>
                </m:sSup>
              </m:e>
            </m:d>
          </m:den>
        </m:f>
        <m:r>
          <w:rPr>
            <w:rFonts w:ascii="Cambria Math" w:hAnsi="Cambria Math"/>
            <w:lang w:bidi="fa-IR"/>
          </w:rPr>
          <m:t xml:space="preserve"> </m:t>
        </m:r>
      </m:oMath>
    </w:p>
    <w:p w14:paraId="30266DDC" w14:textId="77777777" w:rsidR="00574992" w:rsidRDefault="00574992" w:rsidP="00580913">
      <w:pPr>
        <w:pStyle w:val="Heading4"/>
        <w:rPr>
          <w:lang w:bidi="fa-IR"/>
        </w:rPr>
      </w:pPr>
      <w:r>
        <w:rPr>
          <w:lang w:bidi="fa-IR"/>
        </w:rPr>
        <w:t>Modularity</w:t>
      </w:r>
      <w:r w:rsidR="00580913">
        <w:rPr>
          <w:lang w:bidi="fa-IR"/>
        </w:rPr>
        <w:t>.</w:t>
      </w:r>
    </w:p>
    <w:p w14:paraId="4D516EA8" w14:textId="77777777" w:rsidR="00DA019C" w:rsidRDefault="00DD125D" w:rsidP="007662EA">
      <w:pPr>
        <w:rPr>
          <w:lang w:bidi="fa-IR"/>
        </w:rPr>
      </w:pPr>
      <w:r>
        <w:rPr>
          <w:lang w:bidi="fa-IR"/>
        </w:rPr>
        <w:t>Modularity of a graph</w:t>
      </w:r>
      <w:r w:rsidR="00A06CC9">
        <w:rPr>
          <w:lang w:bidi="fa-IR"/>
        </w:rPr>
        <w:t xml:space="preserve">, as proposed by </w:t>
      </w:r>
      <w:r w:rsidR="00A06CC9">
        <w:rPr>
          <w:lang w:bidi="fa-IR"/>
        </w:rPr>
        <w:fldChar w:fldCharType="begin"/>
      </w:r>
      <w:r w:rsidR="007662EA">
        <w:rPr>
          <w:lang w:bidi="fa-IR"/>
        </w:rPr>
        <w:instrText xml:space="preserve"> ADDIN ZOTERO_ITEM CSL_CITATION {"citationID":"xKruUf6i","properties":{"formattedCitation":"(2006)","plainCitation":"(2006)","noteIndex":0},"citationItems":[{"id":1011,"uris":["http://zotero.org/users/5652293/items/5CZTX9NH"],"uri":["http://zotero.org/users/5652293/items/5CZTX9NH"],"itemData":{"id":1011,"type":"article-journal","title":"Modularity and community structure in networks","container-title":"Proceedings of the National Academy of Sciences","page":"8577-8582","volume":"103","issue":"23","source":"DOI.org (Crossref)","DOI":"10.1073/pnas.0601602103","ISSN":"0027-8424, 1091-6490","journalAbbreviation":"Proceedings of the National Academy of Sciences","language":"en","author":[{"family":"Newman","given":"M. E. J."}],"issued":{"date-parts":[["2006",6,6]]}},"suppress-author":true}],"schema":"https://github.com/citation-style-language/schema/raw/master/csl-citation.json"} </w:instrText>
      </w:r>
      <w:r w:rsidR="00A06CC9">
        <w:rPr>
          <w:lang w:bidi="fa-IR"/>
        </w:rPr>
        <w:fldChar w:fldCharType="separate"/>
      </w:r>
      <w:r w:rsidR="007662EA" w:rsidRPr="00A06CC9">
        <w:rPr>
          <w:rFonts w:ascii="Times New Roman" w:hAnsi="Times New Roman" w:cs="Times New Roman"/>
        </w:rPr>
        <w:t>Newman</w:t>
      </w:r>
      <w:r w:rsidR="007662EA" w:rsidRPr="007662EA">
        <w:rPr>
          <w:rFonts w:ascii="Times New Roman" w:hAnsi="Times New Roman" w:cs="Times New Roman"/>
        </w:rPr>
        <w:t xml:space="preserve"> (2006)</w:t>
      </w:r>
      <w:r w:rsidR="00A06CC9">
        <w:rPr>
          <w:lang w:bidi="fa-IR"/>
        </w:rPr>
        <w:fldChar w:fldCharType="end"/>
      </w:r>
      <w:r w:rsidR="009C05D7">
        <w:rPr>
          <w:lang w:bidi="fa-IR"/>
        </w:rPr>
        <w:t xml:space="preserve"> and denoted by Q</w:t>
      </w:r>
      <w:r w:rsidR="00A06CC9">
        <w:rPr>
          <w:lang w:bidi="fa-IR"/>
        </w:rPr>
        <w:t>,</w:t>
      </w:r>
      <w:r>
        <w:rPr>
          <w:lang w:bidi="fa-IR"/>
        </w:rPr>
        <w:t xml:space="preserve"> is</w:t>
      </w:r>
      <w:r w:rsidR="00A06CC9">
        <w:rPr>
          <w:lang w:bidi="fa-IR"/>
        </w:rPr>
        <w:t xml:space="preserve"> a measure of </w:t>
      </w:r>
      <w:r w:rsidR="007662EA">
        <w:rPr>
          <w:lang w:bidi="fa-IR"/>
        </w:rPr>
        <w:t>how</w:t>
      </w:r>
      <w:r w:rsidR="007C768E">
        <w:rPr>
          <w:lang w:bidi="fa-IR"/>
        </w:rPr>
        <w:t xml:space="preserve"> (and to what degree)</w:t>
      </w:r>
      <w:r w:rsidR="007662EA">
        <w:rPr>
          <w:lang w:bidi="fa-IR"/>
        </w:rPr>
        <w:t xml:space="preserve">, for a certain </w:t>
      </w:r>
      <w:r w:rsidR="007C768E">
        <w:rPr>
          <w:lang w:bidi="fa-IR"/>
        </w:rPr>
        <w:t xml:space="preserve">labeling </w:t>
      </w:r>
      <w:r w:rsidR="007662EA">
        <w:rPr>
          <w:lang w:bidi="fa-IR"/>
        </w:rPr>
        <w:t xml:space="preserve">of nodes, </w:t>
      </w:r>
      <w:r w:rsidR="007C768E">
        <w:rPr>
          <w:lang w:bidi="fa-IR"/>
        </w:rPr>
        <w:t xml:space="preserve">the nodes </w:t>
      </w:r>
      <w:r w:rsidR="00944C27">
        <w:rPr>
          <w:lang w:bidi="fa-IR"/>
        </w:rPr>
        <w:t xml:space="preserve">tend to form communities with the nodes of the same label and tend </w:t>
      </w:r>
      <w:r w:rsidR="009D5121">
        <w:rPr>
          <w:lang w:bidi="fa-IR"/>
        </w:rPr>
        <w:t xml:space="preserve">to not connect to other nodes of the graph. This measure requires </w:t>
      </w:r>
      <w:r w:rsidR="001A5862">
        <w:rPr>
          <w:lang w:bidi="fa-IR"/>
        </w:rPr>
        <w:t>a priori labeling of nodes</w:t>
      </w:r>
      <w:r w:rsidR="00944C27">
        <w:rPr>
          <w:lang w:bidi="fa-IR"/>
        </w:rPr>
        <w:t xml:space="preserve"> </w:t>
      </w:r>
      <w:r w:rsidR="004249F3">
        <w:rPr>
          <w:lang w:bidi="fa-IR"/>
        </w:rPr>
        <w:t xml:space="preserve">that defines the communities to which they are believed to belong. </w:t>
      </w:r>
      <w:r w:rsidR="00CC262A">
        <w:rPr>
          <w:lang w:bidi="fa-IR"/>
        </w:rPr>
        <w:t xml:space="preserve">The labeling can be done manually based on </w:t>
      </w:r>
      <w:r w:rsidR="00AF5787">
        <w:rPr>
          <w:lang w:bidi="fa-IR"/>
        </w:rPr>
        <w:t>theoretical knowledge or arbitrary decisions.</w:t>
      </w:r>
    </w:p>
    <w:p w14:paraId="480F05C9" w14:textId="77777777" w:rsidR="001A5862" w:rsidRPr="00DA019C" w:rsidRDefault="00D961B5" w:rsidP="00487AEB">
      <w:pPr>
        <w:rPr>
          <w:lang w:bidi="fa-IR"/>
        </w:rPr>
      </w:pPr>
      <w:r>
        <w:rPr>
          <w:lang w:bidi="fa-IR"/>
        </w:rPr>
        <w:t xml:space="preserve">There has been a line of research </w:t>
      </w:r>
      <w:r w:rsidR="00EB5490">
        <w:rPr>
          <w:lang w:bidi="fa-IR"/>
        </w:rPr>
        <w:t xml:space="preserve">on </w:t>
      </w:r>
      <w:r>
        <w:rPr>
          <w:lang w:bidi="fa-IR"/>
        </w:rPr>
        <w:t>algorithmically discover</w:t>
      </w:r>
      <w:r w:rsidR="00D8171A">
        <w:rPr>
          <w:lang w:bidi="fa-IR"/>
        </w:rPr>
        <w:t xml:space="preserve">y of </w:t>
      </w:r>
      <w:r w:rsidR="000E184A">
        <w:rPr>
          <w:lang w:bidi="fa-IR"/>
        </w:rPr>
        <w:t xml:space="preserve">optimal </w:t>
      </w:r>
      <w:r w:rsidR="00D8171A">
        <w:rPr>
          <w:lang w:bidi="fa-IR"/>
        </w:rPr>
        <w:t>modules (also known as communities) within graphs</w:t>
      </w:r>
      <w:r w:rsidR="000E184A">
        <w:rPr>
          <w:lang w:bidi="fa-IR"/>
        </w:rPr>
        <w:t xml:space="preserve"> such that the measures </w:t>
      </w:r>
      <w:r w:rsidR="00D56F56">
        <w:rPr>
          <w:lang w:bidi="fa-IR"/>
        </w:rPr>
        <w:t>of modularity is maximized.</w:t>
      </w:r>
      <w:r w:rsidR="00D8171A">
        <w:rPr>
          <w:lang w:bidi="fa-IR"/>
        </w:rPr>
        <w:t xml:space="preserve"> </w:t>
      </w:r>
      <w:r w:rsidR="00DB749B">
        <w:rPr>
          <w:lang w:bidi="fa-IR"/>
        </w:rPr>
        <w:fldChar w:fldCharType="begin"/>
      </w:r>
      <w:r w:rsidR="0022469F">
        <w:rPr>
          <w:lang w:bidi="fa-IR"/>
        </w:rPr>
        <w:instrText xml:space="preserve"> ADDIN ZOTERO_ITEM CSL_CITATION {"citationID":"n5VJPOgp","properties":{"formattedCitation":"(for a review of the proposed methods, cf. Zhang, Ma, Zhang, Sun, &amp; Yan, 2018)","plainCitation":"(for a review of the proposed methods, cf. Zhang, Ma, Zhang, Sun, &amp; Yan, 2018)","noteIndex":0},"citationItems":[{"id":1014,"uris":["http://zotero.org/users/5652293/items/JT9HGZT4"],"uri":["http://zotero.org/users/5652293/items/JT9HGZT4"],"itemData":{"id":1014,"type":"article-journal","title":"A Review of Community Detection Algorithms Based on Modularity Optimization","container-title":"Journal of Physics: Conference Series","page":"012123","volume":"1069","source":"DOI.org (Crossref)","DOI":"10.1088/1742-6596/1069/1/012123","ISSN":"1742-6588, 1742-6596","journalAbbreviation":"J. Phys.: Conf. Ser.","author":[{"family":"Zhang","given":"Xiao"},{"family":"Ma","given":"Zhixin"},{"family":"Zhang","given":"Ze"},{"family":"Sun","given":"Qijuan"},{"family":"Yan","given":"Jun"}],"issued":{"date-parts":[["2018",8]]}},"prefix":"for a review of the proposed methods, cf."}],"schema":"https://github.com/citation-style-language/schema/raw/master/csl-citation.json"} </w:instrText>
      </w:r>
      <w:r w:rsidR="00DB749B">
        <w:rPr>
          <w:lang w:bidi="fa-IR"/>
        </w:rPr>
        <w:fldChar w:fldCharType="separate"/>
      </w:r>
      <w:r w:rsidR="0022469F" w:rsidRPr="0022469F">
        <w:rPr>
          <w:rFonts w:ascii="Times New Roman" w:hAnsi="Times New Roman" w:cs="Times New Roman"/>
        </w:rPr>
        <w:t>(for a review of the proposed methods, cf. Zhang, Ma, Zhang, Sun, &amp; Yan, 2018)</w:t>
      </w:r>
      <w:r w:rsidR="00DB749B">
        <w:rPr>
          <w:lang w:bidi="fa-IR"/>
        </w:rPr>
        <w:fldChar w:fldCharType="end"/>
      </w:r>
      <w:r w:rsidR="00D8171A">
        <w:rPr>
          <w:lang w:bidi="fa-IR"/>
        </w:rPr>
        <w:t>.</w:t>
      </w:r>
      <w:r w:rsidR="000E184A">
        <w:rPr>
          <w:lang w:bidi="fa-IR"/>
        </w:rPr>
        <w:t xml:space="preserve"> </w:t>
      </w:r>
      <w:r w:rsidR="00D56F56">
        <w:rPr>
          <w:lang w:bidi="fa-IR"/>
        </w:rPr>
        <w:t xml:space="preserve">The communities discovered by these algorithms can be used as labels for </w:t>
      </w:r>
      <w:r w:rsidR="000A3033">
        <w:rPr>
          <w:lang w:bidi="fa-IR"/>
        </w:rPr>
        <w:t xml:space="preserve">calculating modularity of the network. In this </w:t>
      </w:r>
      <w:r w:rsidR="009B0D55">
        <w:rPr>
          <w:lang w:bidi="fa-IR"/>
        </w:rPr>
        <w:t>study</w:t>
      </w:r>
      <w:r w:rsidR="000A3033">
        <w:rPr>
          <w:lang w:bidi="fa-IR"/>
        </w:rPr>
        <w:t xml:space="preserve">, in line with </w:t>
      </w:r>
      <w:r w:rsidR="00702832">
        <w:rPr>
          <w:lang w:bidi="fa-IR"/>
        </w:rPr>
        <w:fldChar w:fldCharType="begin"/>
      </w:r>
      <w:r w:rsidR="00621334">
        <w:rPr>
          <w:lang w:bidi="fa-IR"/>
        </w:rPr>
        <w:instrText xml:space="preserve"> ADDIN ZOTERO_ITEM CSL_CITATION {"citationID":"k6e2kZ2A","properties":{"formattedCitation":"(Clauset, Newman, &amp; Moore, 2004)","plainCitation":"(Clauset, Newman, &amp; Moore, 2004)","noteIndex":0},"citationItems":[{"id":1094,"uris":["http://zotero.org/users/5652293/items/JRX35MQT"],"uri":["http://zotero.org/users/5652293/items/JRX35MQT"],"itemData":{"id":1094,"type":"article-journal","title":"Finding community structure in very large networks","container-title":"Physical Review E","page":"066111","volume":"70","issue":"6","source":"DOI.org (Crossref)","DOI":"10.1103/PhysRevE.70.066111","ISSN":"1539-3755, 1550-2376","journalAbbreviation":"Phys. Rev. E","language":"en","author":[{"family":"Clauset","given":"Aaron"},{"family":"Newman","given":"M. E. J."},{"family":"Moore","given":"Cristopher"}],"issued":{"date-parts":[["2004",12,6]]}}}],"schema":"https://github.com/citation-style-language/schema/raw/master/csl-citation.json"} </w:instrText>
      </w:r>
      <w:r w:rsidR="00702832">
        <w:rPr>
          <w:lang w:bidi="fa-IR"/>
        </w:rPr>
        <w:fldChar w:fldCharType="separate"/>
      </w:r>
      <w:r w:rsidR="00621334" w:rsidRPr="00621334">
        <w:rPr>
          <w:rFonts w:ascii="Times New Roman" w:hAnsi="Times New Roman" w:cs="Times New Roman"/>
        </w:rPr>
        <w:t>(Clauset, Newman, &amp; Moore, 2004)</w:t>
      </w:r>
      <w:r w:rsidR="00702832">
        <w:rPr>
          <w:lang w:bidi="fa-IR"/>
        </w:rPr>
        <w:fldChar w:fldCharType="end"/>
      </w:r>
      <w:r w:rsidR="00621334">
        <w:rPr>
          <w:lang w:bidi="fa-IR"/>
        </w:rPr>
        <w:t xml:space="preserve">, </w:t>
      </w:r>
      <w:r w:rsidR="00346EA7">
        <w:rPr>
          <w:lang w:bidi="fa-IR"/>
        </w:rPr>
        <w:t xml:space="preserve">using `igraph` package, </w:t>
      </w:r>
      <w:r w:rsidR="00621334">
        <w:rPr>
          <w:lang w:bidi="fa-IR"/>
        </w:rPr>
        <w:t>the fast greedy algorith</w:t>
      </w:r>
      <w:r w:rsidR="00A63A81">
        <w:rPr>
          <w:lang w:bidi="fa-IR"/>
        </w:rPr>
        <w:t xml:space="preserve">m is used to </w:t>
      </w:r>
      <w:r w:rsidR="00125DBA">
        <w:rPr>
          <w:lang w:bidi="fa-IR"/>
        </w:rPr>
        <w:t xml:space="preserve">optimally detect communities and </w:t>
      </w:r>
      <w:r w:rsidR="00390750">
        <w:rPr>
          <w:lang w:bidi="fa-IR"/>
        </w:rPr>
        <w:t>calculate the modularity based on the community membership of nodes.</w:t>
      </w:r>
    </w:p>
    <w:p w14:paraId="035DD94C" w14:textId="77777777" w:rsidR="00487AEB" w:rsidRDefault="004A5DE1" w:rsidP="000152BB">
      <w:pPr>
        <w:pStyle w:val="Heading4"/>
        <w:rPr>
          <w:lang w:bidi="fa-IR"/>
        </w:rPr>
      </w:pPr>
      <w:r>
        <w:rPr>
          <w:lang w:bidi="fa-IR"/>
        </w:rPr>
        <w:lastRenderedPageBreak/>
        <w:t>Average path length</w:t>
      </w:r>
      <w:r w:rsidR="00580913">
        <w:rPr>
          <w:lang w:bidi="fa-IR"/>
        </w:rPr>
        <w:t>.</w:t>
      </w:r>
    </w:p>
    <w:p w14:paraId="4265F3F4" w14:textId="77777777" w:rsidR="00B9507C" w:rsidRPr="000152BB" w:rsidRDefault="008B7677" w:rsidP="004C1BAF">
      <w:pPr>
        <w:rPr>
          <w:lang w:bidi="fa-IR"/>
        </w:rPr>
      </w:pPr>
      <w:r>
        <w:rPr>
          <w:lang w:bidi="fa-IR"/>
        </w:rPr>
        <w:t>Average pat</w:t>
      </w:r>
      <w:r w:rsidR="000C1E48">
        <w:rPr>
          <w:lang w:bidi="fa-IR"/>
        </w:rPr>
        <w:t>h</w:t>
      </w:r>
      <w:r>
        <w:rPr>
          <w:lang w:bidi="fa-IR"/>
        </w:rPr>
        <w:t xml:space="preserve"> length </w:t>
      </w:r>
      <w:r w:rsidR="000C1E48">
        <w:rPr>
          <w:lang w:bidi="fa-IR"/>
        </w:rPr>
        <w:t xml:space="preserve">is the mean value of lengths of shortest path between </w:t>
      </w:r>
      <w:r w:rsidR="009477F2">
        <w:rPr>
          <w:lang w:bidi="fa-IR"/>
        </w:rPr>
        <w:t xml:space="preserve">all pairs of nodes. </w:t>
      </w:r>
      <w:r w:rsidR="00276E12">
        <w:rPr>
          <w:lang w:bidi="fa-IR"/>
        </w:rPr>
        <w:t>This measure</w:t>
      </w:r>
      <w:r w:rsidR="00B9507C">
        <w:rPr>
          <w:lang w:bidi="fa-IR"/>
        </w:rPr>
        <w:t>, calculated using `igraph` package,</w:t>
      </w:r>
      <w:r w:rsidR="00276E12">
        <w:rPr>
          <w:lang w:bidi="fa-IR"/>
        </w:rPr>
        <w:t xml:space="preserve"> gives an indication of how </w:t>
      </w:r>
      <w:r w:rsidR="007C2549">
        <w:rPr>
          <w:lang w:bidi="fa-IR"/>
        </w:rPr>
        <w:t>closely</w:t>
      </w:r>
      <w:r w:rsidR="00276E12">
        <w:rPr>
          <w:lang w:bidi="fa-IR"/>
        </w:rPr>
        <w:t xml:space="preserve"> the nodes</w:t>
      </w:r>
      <w:r w:rsidR="007C2549">
        <w:rPr>
          <w:lang w:bidi="fa-IR"/>
        </w:rPr>
        <w:t xml:space="preserve"> of a network are </w:t>
      </w:r>
      <w:r w:rsidR="00B9507C">
        <w:rPr>
          <w:lang w:bidi="fa-IR"/>
        </w:rPr>
        <w:t>located from each other.</w:t>
      </w:r>
    </w:p>
    <w:p w14:paraId="5C4CAC15" w14:textId="77777777" w:rsidR="004A5DE1" w:rsidRDefault="004A5DE1" w:rsidP="00580913">
      <w:pPr>
        <w:pStyle w:val="Heading4"/>
        <w:rPr>
          <w:lang w:bidi="fa-IR"/>
        </w:rPr>
      </w:pPr>
      <w:r>
        <w:rPr>
          <w:lang w:bidi="fa-IR"/>
        </w:rPr>
        <w:t>Efficiency</w:t>
      </w:r>
      <w:r w:rsidR="00580913">
        <w:rPr>
          <w:lang w:bidi="fa-IR"/>
        </w:rPr>
        <w:t>.</w:t>
      </w:r>
    </w:p>
    <w:p w14:paraId="047296AC" w14:textId="77777777" w:rsidR="004C1BAF" w:rsidRDefault="00644638" w:rsidP="004C1BAF">
      <w:pPr>
        <w:rPr>
          <w:lang w:bidi="fa-IR"/>
        </w:rPr>
      </w:pPr>
      <w:r>
        <w:rPr>
          <w:lang w:bidi="fa-IR"/>
        </w:rPr>
        <w:t xml:space="preserve">The efficiency of </w:t>
      </w:r>
      <w:r w:rsidR="0047379E">
        <w:rPr>
          <w:lang w:bidi="fa-IR"/>
        </w:rPr>
        <w:t>a graph quantifies the efficiency of information exchange within the network</w:t>
      </w:r>
      <w:r w:rsidR="00CB6CB2">
        <w:rPr>
          <w:lang w:bidi="fa-IR"/>
        </w:rPr>
        <w:t xml:space="preserve">, and is defined as </w:t>
      </w:r>
      <w:r w:rsidR="00A70552">
        <w:rPr>
          <w:lang w:bidi="fa-IR"/>
        </w:rPr>
        <w:t xml:space="preserve">sum of inverses of </w:t>
      </w:r>
      <w:r w:rsidR="00F645CE">
        <w:rPr>
          <w:lang w:bidi="fa-IR"/>
        </w:rPr>
        <w:t xml:space="preserve">the distances between nodes. In order to make the measure comparable across graphs of </w:t>
      </w:r>
      <w:r w:rsidR="00036351">
        <w:rPr>
          <w:lang w:bidi="fa-IR"/>
        </w:rPr>
        <w:t>different size, the average efficiency</w:t>
      </w:r>
      <w:r w:rsidR="0074500E">
        <w:rPr>
          <w:lang w:bidi="fa-IR"/>
        </w:rPr>
        <w:t xml:space="preserve"> is often used which is defined in Equation 4.</w:t>
      </w:r>
    </w:p>
    <w:p w14:paraId="3B0AED52" w14:textId="77777777" w:rsidR="0074500E" w:rsidRPr="00B45590" w:rsidRDefault="0074500E" w:rsidP="0074500E">
      <w:pPr>
        <w:rPr>
          <w:lang w:bidi="fa-IR"/>
        </w:rPr>
      </w:pPr>
      <w:r>
        <w:rPr>
          <w:lang w:bidi="fa-IR"/>
        </w:rPr>
        <w:t xml:space="preserve">EQ 4 </w:t>
      </w:r>
      <w:r w:rsidR="00E96B3E">
        <w:rPr>
          <w:lang w:bidi="fa-IR"/>
        </w:rPr>
        <w:tab/>
      </w:r>
      <w:r w:rsidR="00E96B3E">
        <w:rPr>
          <w:lang w:bidi="fa-IR"/>
        </w:rPr>
        <w:tab/>
      </w:r>
      <w:r>
        <w:rPr>
          <w:lang w:bidi="fa-IR"/>
        </w:rPr>
        <w:tab/>
      </w:r>
      <w:r>
        <w:rPr>
          <w:lang w:bidi="fa-IR"/>
        </w:rPr>
        <w:tab/>
      </w:r>
      <m:oMath>
        <m:r>
          <w:rPr>
            <w:rFonts w:ascii="Cambria Math" w:hAnsi="Cambria Math"/>
            <w:lang w:bidi="fa-IR"/>
          </w:rPr>
          <m:t xml:space="preserve">E =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N(N-1)</m:t>
            </m:r>
          </m:den>
        </m:f>
        <m:nary>
          <m:naryPr>
            <m:chr m:val="∑"/>
            <m:limLoc m:val="undOvr"/>
            <m:supHide m:val="1"/>
            <m:ctrlPr>
              <w:rPr>
                <w:rFonts w:ascii="Cambria Math" w:hAnsi="Cambria Math"/>
                <w:i/>
                <w:lang w:bidi="fa-IR"/>
              </w:rPr>
            </m:ctrlPr>
          </m:naryPr>
          <m:sub>
            <m:r>
              <w:rPr>
                <w:rFonts w:ascii="Cambria Math" w:hAnsi="Cambria Math"/>
                <w:lang w:bidi="fa-IR"/>
              </w:rPr>
              <m:t>i≠j∈V</m:t>
            </m:r>
          </m:sub>
          <m:sup/>
          <m:e>
            <m:f>
              <m:fPr>
                <m:ctrlPr>
                  <w:rPr>
                    <w:rFonts w:ascii="Cambria Math" w:hAnsi="Cambria Math"/>
                    <w:i/>
                    <w:lang w:bidi="fa-IR"/>
                  </w:rPr>
                </m:ctrlPr>
              </m:fPr>
              <m:num>
                <m:r>
                  <w:rPr>
                    <w:rFonts w:ascii="Cambria Math" w:hAnsi="Cambria Math"/>
                    <w:lang w:bidi="fa-IR"/>
                  </w:rPr>
                  <m:t>1</m:t>
                </m:r>
              </m:num>
              <m:den>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ij</m:t>
                    </m:r>
                  </m:sub>
                </m:sSub>
              </m:den>
            </m:f>
          </m:e>
        </m:nary>
        <m:r>
          <w:rPr>
            <w:rFonts w:ascii="Cambria Math" w:hAnsi="Cambria Math"/>
            <w:lang w:bidi="fa-IR"/>
          </w:rPr>
          <m:t xml:space="preserve"> </m:t>
        </m:r>
      </m:oMath>
    </w:p>
    <w:p w14:paraId="5870C98E" w14:textId="77777777" w:rsidR="0074500E" w:rsidRPr="004C1BAF" w:rsidRDefault="00E96B3E" w:rsidP="00F62F25">
      <w:pPr>
        <w:rPr>
          <w:lang w:bidi="fa-IR"/>
        </w:rPr>
      </w:pPr>
      <w:r>
        <w:rPr>
          <w:lang w:bidi="fa-IR"/>
        </w:rPr>
        <w:t xml:space="preserve">Where N is the size of the network </w:t>
      </w:r>
      <w:r w:rsidR="00F62F25">
        <w:rPr>
          <w:lang w:bidi="fa-IR"/>
        </w:rPr>
        <w:t xml:space="preserve">and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ij</m:t>
            </m:r>
          </m:sub>
        </m:sSub>
      </m:oMath>
      <w:r w:rsidR="00F62F25">
        <w:rPr>
          <w:lang w:bidi="fa-IR"/>
        </w:rPr>
        <w:t xml:space="preserve"> are the distances between </w:t>
      </w:r>
      <w:r w:rsidR="00277541">
        <w:rPr>
          <w:lang w:bidi="fa-IR"/>
        </w:rPr>
        <w:t xml:space="preserve">unidentical nodes I and j. The denominator is twice the number of all </w:t>
      </w:r>
      <w:r w:rsidR="002E3A35">
        <w:rPr>
          <w:lang w:bidi="fa-IR"/>
        </w:rPr>
        <w:t>possible edges in a graph of size N.</w:t>
      </w:r>
    </w:p>
    <w:p w14:paraId="701AC9E6" w14:textId="77777777" w:rsidR="00493D35" w:rsidRDefault="00493D35" w:rsidP="00191689">
      <w:pPr>
        <w:pStyle w:val="Heading4"/>
        <w:tabs>
          <w:tab w:val="left" w:pos="3249"/>
        </w:tabs>
        <w:rPr>
          <w:lang w:bidi="fa-IR"/>
        </w:rPr>
      </w:pPr>
      <w:r>
        <w:rPr>
          <w:lang w:bidi="fa-IR"/>
        </w:rPr>
        <w:t>Small-worldness</w:t>
      </w:r>
      <w:r w:rsidR="00580913">
        <w:rPr>
          <w:lang w:bidi="fa-IR"/>
        </w:rPr>
        <w:t>.</w:t>
      </w:r>
    </w:p>
    <w:p w14:paraId="4EC06322" w14:textId="77777777" w:rsidR="00324F0C" w:rsidRPr="00324F0C" w:rsidRDefault="00AC2871" w:rsidP="00EA3898">
      <w:pPr>
        <w:rPr>
          <w:lang w:bidi="fa-IR"/>
        </w:rPr>
      </w:pPr>
      <w:r>
        <w:rPr>
          <w:lang w:bidi="fa-IR"/>
        </w:rPr>
        <w:t xml:space="preserve">Small-worldness is a measure of the degree to which the graph shows </w:t>
      </w:r>
      <w:r w:rsidR="005A491A">
        <w:rPr>
          <w:lang w:bidi="fa-IR"/>
        </w:rPr>
        <w:t xml:space="preserve">properties similar to the </w:t>
      </w:r>
      <w:r w:rsidR="00935E05">
        <w:rPr>
          <w:lang w:bidi="fa-IR"/>
        </w:rPr>
        <w:t>structures known as small world (</w:t>
      </w:r>
      <w:r w:rsidR="00935E05" w:rsidRPr="00935E05">
        <w:rPr>
          <w:color w:val="FF0000"/>
          <w:lang w:bidi="fa-IR"/>
        </w:rPr>
        <w:t>citation</w:t>
      </w:r>
      <w:r w:rsidR="00935E05">
        <w:rPr>
          <w:lang w:bidi="fa-IR"/>
        </w:rPr>
        <w:t xml:space="preserve">). It is </w:t>
      </w:r>
      <w:r w:rsidR="00B44009">
        <w:rPr>
          <w:lang w:bidi="fa-IR"/>
        </w:rPr>
        <w:t>defined as the multiplication of normalized clustering coefficient and efficiency of the network</w:t>
      </w:r>
      <w:r w:rsidR="000F1623">
        <w:rPr>
          <w:lang w:bidi="fa-IR"/>
        </w:rPr>
        <w:t>, i.e.</w:t>
      </w:r>
      <m:oMath>
        <m:r>
          <w:rPr>
            <w:rFonts w:ascii="Cambria Math" w:hAnsi="Cambria Math"/>
            <w:lang w:bidi="fa-IR"/>
          </w:rPr>
          <m:t xml:space="preserve"> </m:t>
        </m:r>
        <m:r>
          <m:rPr>
            <m:sty m:val="p"/>
          </m:rPr>
          <w:rPr>
            <w:rFonts w:ascii="Cambria Math" w:hAnsi="Cambria Math"/>
            <w:lang w:bidi="fa-IR"/>
          </w:rPr>
          <m:t>Σ</m:t>
        </m:r>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 xml:space="preserve">C </m:t>
            </m:r>
            <m:r>
              <m:rPr>
                <m:sty m:val="p"/>
              </m:rPr>
              <w:rPr>
                <w:rFonts w:ascii="Cambria Math" w:hAnsi="Cambria Math"/>
              </w:rPr>
              <m:t>×</m:t>
            </m:r>
            <m:r>
              <w:rPr>
                <w:rFonts w:ascii="Cambria Math" w:hAnsi="Cambria Math"/>
                <w:lang w:bidi="fa-IR"/>
              </w:rPr>
              <m:t xml:space="preserve"> E</m:t>
            </m:r>
          </m:num>
          <m:den>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0</m:t>
                </m:r>
              </m:sub>
            </m:sSub>
            <m:r>
              <w:rPr>
                <w:rFonts w:ascii="Cambria Math" w:hAnsi="Cambria Math"/>
                <w:lang w:bidi="fa-IR"/>
              </w:rPr>
              <m:t xml:space="preserve"> </m:t>
            </m:r>
            <m:r>
              <m:rPr>
                <m:sty m:val="p"/>
              </m:rPr>
              <w:rPr>
                <w:rFonts w:ascii="Cambria Math" w:hAnsi="Cambria Math"/>
              </w:rPr>
              <m:t>×</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0</m:t>
                </m:r>
              </m:sub>
            </m:sSub>
          </m:den>
        </m:f>
      </m:oMath>
      <w:r w:rsidR="00863193">
        <w:rPr>
          <w:lang w:bidi="fa-IR"/>
        </w:rPr>
        <w:t>.</w:t>
      </w:r>
      <w:r w:rsidR="000F1623">
        <w:rPr>
          <w:lang w:bidi="fa-IR"/>
        </w:rPr>
        <w:t xml:space="preserve">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0</m:t>
            </m:r>
          </m:sub>
        </m:sSub>
        <m:r>
          <w:rPr>
            <w:rFonts w:ascii="Cambria Math" w:hAnsi="Cambria Math"/>
            <w:lang w:bidi="fa-IR"/>
          </w:rPr>
          <m:t xml:space="preserve"> </m:t>
        </m:r>
        <m:r>
          <m:rPr>
            <m:sty m:val="p"/>
          </m:rPr>
          <w:rPr>
            <w:rFonts w:ascii="Cambria Math" w:hAnsi="Cambria Math"/>
          </w:rPr>
          <m:t xml:space="preserve">and </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0</m:t>
            </m:r>
          </m:sub>
        </m:sSub>
      </m:oMath>
      <w:r w:rsidR="00863193">
        <w:rPr>
          <w:lang w:bidi="fa-IR"/>
        </w:rPr>
        <w:t xml:space="preserve"> </w:t>
      </w:r>
      <w:r w:rsidR="000B11E6">
        <w:rPr>
          <w:lang w:bidi="fa-IR"/>
        </w:rPr>
        <w:t xml:space="preserve">are the </w:t>
      </w:r>
      <w:r w:rsidR="00A048EF">
        <w:rPr>
          <w:lang w:bidi="fa-IR"/>
        </w:rPr>
        <w:t xml:space="preserve">expected </w:t>
      </w:r>
      <w:r w:rsidR="000B11E6">
        <w:rPr>
          <w:lang w:bidi="fa-IR"/>
        </w:rPr>
        <w:t xml:space="preserve">clustering coefficient and </w:t>
      </w:r>
      <w:r w:rsidR="00A048EF">
        <w:rPr>
          <w:lang w:bidi="fa-IR"/>
        </w:rPr>
        <w:t xml:space="preserve">efficiency of a random graph of </w:t>
      </w:r>
      <w:r w:rsidR="009A2851">
        <w:rPr>
          <w:lang w:bidi="fa-IR"/>
        </w:rPr>
        <w:t>t</w:t>
      </w:r>
      <w:r w:rsidR="00A048EF">
        <w:rPr>
          <w:lang w:bidi="fa-IR"/>
        </w:rPr>
        <w:t xml:space="preserve">he same as the graph in question. </w:t>
      </w:r>
      <w:r w:rsidR="009A2851">
        <w:rPr>
          <w:lang w:bidi="fa-IR"/>
        </w:rPr>
        <w:t>For computational reasons, in this s</w:t>
      </w:r>
      <w:r w:rsidR="004B2B98">
        <w:rPr>
          <w:lang w:bidi="fa-IR"/>
        </w:rPr>
        <w:t>tudy, a non-normalized version of small-worldness coefficient is calculated and reported.</w:t>
      </w:r>
    </w:p>
    <w:p w14:paraId="1453A189" w14:textId="77777777" w:rsidR="00493D35" w:rsidRDefault="00A12540" w:rsidP="00580913">
      <w:pPr>
        <w:pStyle w:val="Heading4"/>
        <w:rPr>
          <w:lang w:bidi="fa-IR"/>
        </w:rPr>
      </w:pPr>
      <w:r>
        <w:rPr>
          <w:lang w:bidi="fa-IR"/>
        </w:rPr>
        <w:t>Assortativity</w:t>
      </w:r>
      <w:r w:rsidR="00580913">
        <w:rPr>
          <w:lang w:bidi="fa-IR"/>
        </w:rPr>
        <w:t>.</w:t>
      </w:r>
    </w:p>
    <w:p w14:paraId="6768C009" w14:textId="77777777" w:rsidR="002E7D51" w:rsidRPr="002E7D51" w:rsidRDefault="002E7D51" w:rsidP="00D10D3A">
      <w:pPr>
        <w:rPr>
          <w:lang w:bidi="fa-IR"/>
        </w:rPr>
      </w:pPr>
      <w:r>
        <w:rPr>
          <w:lang w:bidi="fa-IR"/>
        </w:rPr>
        <w:t xml:space="preserve">Assortativity </w:t>
      </w:r>
      <w:r w:rsidR="005B4284">
        <w:rPr>
          <w:lang w:bidi="fa-IR"/>
        </w:rPr>
        <w:t>coefficient</w:t>
      </w:r>
      <w:r w:rsidR="00C50CEE">
        <w:rPr>
          <w:lang w:bidi="fa-IR"/>
        </w:rPr>
        <w:t xml:space="preserve"> indicates the preferences of nodes to co</w:t>
      </w:r>
      <w:r w:rsidR="00422362">
        <w:rPr>
          <w:lang w:bidi="fa-IR"/>
        </w:rPr>
        <w:t>nnect to “similar” nodes</w:t>
      </w:r>
      <w:r w:rsidR="005B4284">
        <w:rPr>
          <w:lang w:bidi="fa-IR"/>
        </w:rPr>
        <w:t xml:space="preserve"> </w:t>
      </w:r>
      <w:r w:rsidR="00422362">
        <w:rPr>
          <w:lang w:bidi="fa-IR"/>
        </w:rPr>
        <w:t xml:space="preserve">by </w:t>
      </w:r>
      <w:r w:rsidR="005B4284">
        <w:rPr>
          <w:lang w:bidi="fa-IR"/>
        </w:rPr>
        <w:t xml:space="preserve">summarizes the probability </w:t>
      </w:r>
      <w:r w:rsidR="003A33CA">
        <w:rPr>
          <w:lang w:bidi="fa-IR"/>
        </w:rPr>
        <w:t>of connections between the similar nodes</w:t>
      </w:r>
      <w:r w:rsidR="00F91982">
        <w:rPr>
          <w:lang w:bidi="fa-IR"/>
        </w:rPr>
        <w:t xml:space="preserve">. The similarity is </w:t>
      </w:r>
      <w:r w:rsidR="00DA2671">
        <w:rPr>
          <w:lang w:bidi="fa-IR"/>
        </w:rPr>
        <w:t>can be imposed externally</w:t>
      </w:r>
      <w:r w:rsidR="003A33CA">
        <w:rPr>
          <w:lang w:bidi="fa-IR"/>
        </w:rPr>
        <w:t>, e.g.,</w:t>
      </w:r>
      <w:r w:rsidR="00DA2671">
        <w:rPr>
          <w:lang w:bidi="fa-IR"/>
        </w:rPr>
        <w:t xml:space="preserve"> by assigning categories </w:t>
      </w:r>
      <w:r w:rsidR="00285DF8">
        <w:rPr>
          <w:lang w:bidi="fa-IR"/>
        </w:rPr>
        <w:t xml:space="preserve">to the nodes </w:t>
      </w:r>
      <w:r w:rsidR="00FC1707">
        <w:rPr>
          <w:lang w:bidi="fa-IR"/>
        </w:rPr>
        <w:t xml:space="preserve">using </w:t>
      </w:r>
      <w:r w:rsidR="00285DF8">
        <w:rPr>
          <w:lang w:bidi="fa-IR"/>
        </w:rPr>
        <w:t>labels</w:t>
      </w:r>
      <w:r w:rsidR="00672E5C">
        <w:rPr>
          <w:lang w:bidi="fa-IR"/>
        </w:rPr>
        <w:t xml:space="preserve"> (known as nominal </w:t>
      </w:r>
      <w:r w:rsidR="00672E5C">
        <w:rPr>
          <w:lang w:bidi="fa-IR"/>
        </w:rPr>
        <w:lastRenderedPageBreak/>
        <w:t>assortativity</w:t>
      </w:r>
      <w:r w:rsidR="00FC1707">
        <w:rPr>
          <w:lang w:bidi="fa-IR"/>
        </w:rPr>
        <w:t>)</w:t>
      </w:r>
      <w:r w:rsidR="003A33CA">
        <w:rPr>
          <w:lang w:bidi="fa-IR"/>
        </w:rPr>
        <w:t>,</w:t>
      </w:r>
      <w:r w:rsidR="00FC1707">
        <w:rPr>
          <w:lang w:bidi="fa-IR"/>
        </w:rPr>
        <w:t xml:space="preserve"> or by internal criteria like the </w:t>
      </w:r>
      <w:r w:rsidR="00E24D67">
        <w:rPr>
          <w:lang w:bidi="fa-IR"/>
        </w:rPr>
        <w:t>node degrees (degree assortativity). Degree assortativity</w:t>
      </w:r>
      <w:r w:rsidR="00A80EFD">
        <w:rPr>
          <w:lang w:bidi="fa-IR"/>
        </w:rPr>
        <w:t>, calculated using `igraph` package</w:t>
      </w:r>
      <w:r w:rsidR="003A33CA">
        <w:rPr>
          <w:lang w:bidi="fa-IR"/>
        </w:rPr>
        <w:t xml:space="preserve"> in this study</w:t>
      </w:r>
      <w:r w:rsidR="00A80EFD">
        <w:rPr>
          <w:lang w:bidi="fa-IR"/>
        </w:rPr>
        <w:t>,</w:t>
      </w:r>
      <w:r w:rsidR="00E24D67">
        <w:rPr>
          <w:lang w:bidi="fa-IR"/>
        </w:rPr>
        <w:t xml:space="preserve"> measures </w:t>
      </w:r>
      <w:r w:rsidR="00BB101C">
        <w:rPr>
          <w:lang w:bidi="fa-IR"/>
        </w:rPr>
        <w:t>the probability that nodes of similar degree (i.e., number of connections) are connected</w:t>
      </w:r>
      <w:r w:rsidR="00A80EFD">
        <w:rPr>
          <w:lang w:bidi="fa-IR"/>
        </w:rPr>
        <w:t>.</w:t>
      </w:r>
      <w:r w:rsidR="00D10D3A">
        <w:rPr>
          <w:lang w:bidi="fa-IR"/>
        </w:rPr>
        <w:t xml:space="preserve"> (</w:t>
      </w:r>
      <w:r w:rsidR="00D10D3A" w:rsidRPr="00D10D3A">
        <w:rPr>
          <w:color w:val="FF0000"/>
          <w:lang w:bidi="fa-IR"/>
        </w:rPr>
        <w:t>citation?</w:t>
      </w:r>
      <w:r w:rsidR="00D10D3A">
        <w:rPr>
          <w:lang w:bidi="fa-IR"/>
        </w:rPr>
        <w:t>)</w:t>
      </w:r>
    </w:p>
    <w:p w14:paraId="389C0D1C" w14:textId="77777777" w:rsidR="004A5DE1" w:rsidRDefault="004A5DE1" w:rsidP="00580913">
      <w:pPr>
        <w:pStyle w:val="Heading4"/>
        <w:rPr>
          <w:lang w:bidi="fa-IR"/>
        </w:rPr>
      </w:pPr>
      <w:r>
        <w:rPr>
          <w:lang w:bidi="fa-IR"/>
        </w:rPr>
        <w:t>Rich Club coefficient</w:t>
      </w:r>
      <w:r w:rsidR="00580913">
        <w:rPr>
          <w:lang w:bidi="fa-IR"/>
        </w:rPr>
        <w:t>.</w:t>
      </w:r>
    </w:p>
    <w:p w14:paraId="55AFBDF7" w14:textId="77777777" w:rsidR="00D10D3A" w:rsidRDefault="000F394F" w:rsidP="00D10D3A">
      <w:pPr>
        <w:rPr>
          <w:lang w:bidi="fa-IR"/>
        </w:rPr>
      </w:pPr>
      <w:r>
        <w:rPr>
          <w:lang w:bidi="fa-IR"/>
        </w:rPr>
        <w:t xml:space="preserve">This coefficient </w:t>
      </w:r>
      <w:r w:rsidR="001A0378">
        <w:rPr>
          <w:lang w:bidi="fa-IR"/>
        </w:rPr>
        <w:t xml:space="preserve">quantifies the </w:t>
      </w:r>
      <w:r w:rsidR="00160682">
        <w:rPr>
          <w:lang w:bidi="fa-IR"/>
        </w:rPr>
        <w:t>tendency of nodes with higher than certain degrees to connect to each other</w:t>
      </w:r>
      <w:r w:rsidR="00A04B4A">
        <w:rPr>
          <w:lang w:bidi="fa-IR"/>
        </w:rPr>
        <w:t xml:space="preserve">, and is </w:t>
      </w:r>
      <w:r w:rsidR="00190206">
        <w:rPr>
          <w:lang w:bidi="fa-IR"/>
        </w:rPr>
        <w:t>calculated using `</w:t>
      </w:r>
      <w:r w:rsidR="00190206" w:rsidRPr="00190206">
        <w:rPr>
          <w:lang w:bidi="fa-IR"/>
        </w:rPr>
        <w:t>brainGraph</w:t>
      </w:r>
      <w:r w:rsidR="00190206">
        <w:rPr>
          <w:lang w:bidi="fa-IR"/>
        </w:rPr>
        <w:t>` package (</w:t>
      </w:r>
      <w:r w:rsidR="00190206" w:rsidRPr="00190206">
        <w:rPr>
          <w:color w:val="FF0000"/>
          <w:lang w:bidi="fa-IR"/>
        </w:rPr>
        <w:t>citation</w:t>
      </w:r>
      <w:r w:rsidR="00190206">
        <w:rPr>
          <w:lang w:bidi="fa-IR"/>
        </w:rPr>
        <w:t>).</w:t>
      </w:r>
      <w:r w:rsidR="00160682">
        <w:rPr>
          <w:lang w:bidi="fa-IR"/>
        </w:rPr>
        <w:t xml:space="preserve"> </w:t>
      </w:r>
      <w:r w:rsidR="009D3A90">
        <w:rPr>
          <w:lang w:bidi="fa-IR"/>
        </w:rPr>
        <w:t xml:space="preserve">More formally, it is </w:t>
      </w:r>
      <w:r w:rsidR="00074369">
        <w:rPr>
          <w:lang w:bidi="fa-IR"/>
        </w:rPr>
        <w:t xml:space="preserve">equivalent to the edge density </w:t>
      </w:r>
      <w:r w:rsidR="004B4666">
        <w:rPr>
          <w:lang w:bidi="fa-IR"/>
        </w:rPr>
        <w:t xml:space="preserve">(see below) </w:t>
      </w:r>
      <w:r w:rsidR="00074369">
        <w:rPr>
          <w:lang w:bidi="fa-IR"/>
        </w:rPr>
        <w:t xml:space="preserve">of the subgraph </w:t>
      </w:r>
      <w:r w:rsidR="004B4666">
        <w:rPr>
          <w:lang w:bidi="fa-IR"/>
        </w:rPr>
        <w:t xml:space="preserve">of the main graph where </w:t>
      </w:r>
      <w:r w:rsidR="009D3A90">
        <w:rPr>
          <w:lang w:bidi="fa-IR"/>
        </w:rPr>
        <w:t xml:space="preserve">the number of edges </w:t>
      </w:r>
      <w:r w:rsidR="00901897">
        <w:rPr>
          <w:lang w:bidi="fa-IR"/>
        </w:rPr>
        <w:t xml:space="preserve">in </w:t>
      </w:r>
      <w:r w:rsidR="00B52F61">
        <w:rPr>
          <w:lang w:bidi="fa-IR"/>
        </w:rPr>
        <w:t xml:space="preserve">graph </w:t>
      </w:r>
      <w:r w:rsidR="00074369">
        <w:rPr>
          <w:lang w:bidi="fa-IR"/>
        </w:rPr>
        <w:t xml:space="preserve">where the nodes </w:t>
      </w:r>
      <w:r w:rsidR="004B4666">
        <w:rPr>
          <w:lang w:bidi="fa-IR"/>
        </w:rPr>
        <w:t>with lower degrees than the cut-off value k are removed</w:t>
      </w:r>
      <w:r w:rsidR="00763493">
        <w:rPr>
          <w:lang w:bidi="fa-IR"/>
        </w:rPr>
        <w:t>:</w:t>
      </w:r>
    </w:p>
    <w:p w14:paraId="5217A1EB" w14:textId="77777777" w:rsidR="00A04B4A" w:rsidRPr="00A04B4A" w:rsidRDefault="00763493" w:rsidP="00A04B4A">
      <w:pPr>
        <w:rPr>
          <w:lang w:bidi="fa-IR"/>
        </w:rPr>
      </w:pPr>
      <w:r>
        <w:rPr>
          <w:lang w:bidi="fa-IR"/>
        </w:rPr>
        <w:t>EQ 5</w:t>
      </w:r>
      <w:r>
        <w:rPr>
          <w:lang w:bidi="fa-IR"/>
        </w:rPr>
        <w:tab/>
      </w:r>
      <w:r>
        <w:rPr>
          <w:lang w:bidi="fa-IR"/>
        </w:rPr>
        <w:tab/>
      </w:r>
      <w:r>
        <w:rPr>
          <w:lang w:bidi="fa-IR"/>
        </w:rPr>
        <w:tab/>
      </w:r>
      <w:r>
        <w:rPr>
          <w:lang w:bidi="fa-IR"/>
        </w:rPr>
        <w:tab/>
      </w:r>
      <m:oMath>
        <m:r>
          <w:rPr>
            <w:rFonts w:ascii="Cambria Math" w:hAnsi="Cambria Math"/>
            <w:lang w:bidi="fa-IR"/>
          </w:rPr>
          <m:t xml:space="preserve">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&gt;k</m:t>
                </m:r>
              </m:sub>
            </m:sSub>
          </m:num>
          <m:den>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&gt;k</m:t>
                    </m:r>
                  </m:sub>
                </m:sSub>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&gt;k</m:t>
                        </m:r>
                      </m:sub>
                    </m:sSub>
                    <m:r>
                      <w:rPr>
                        <w:rFonts w:ascii="Cambria Math" w:hAnsi="Cambria Math"/>
                        <w:lang w:bidi="fa-IR"/>
                      </w:rPr>
                      <m:t>-1</m:t>
                    </m:r>
                  </m:e>
                </m:d>
              </m:num>
              <m:den>
                <m:r>
                  <w:rPr>
                    <w:rFonts w:ascii="Cambria Math" w:hAnsi="Cambria Math"/>
                    <w:lang w:bidi="fa-IR"/>
                  </w:rPr>
                  <m:t>2</m:t>
                </m:r>
              </m:den>
            </m:f>
          </m:den>
        </m:f>
      </m:oMath>
    </w:p>
    <w:p w14:paraId="7372A8AA" w14:textId="77777777" w:rsidR="004A5DE1" w:rsidRPr="00A04B4A" w:rsidRDefault="004A5DE1" w:rsidP="00A04B4A">
      <w:pPr>
        <w:pStyle w:val="Heading4"/>
        <w:rPr>
          <w:rFonts w:asciiTheme="minorHAnsi" w:eastAsiaTheme="minorEastAsia" w:hAnsiTheme="minorHAnsi" w:cstheme="minorBidi"/>
          <w:lang w:bidi="fa-IR"/>
        </w:rPr>
      </w:pPr>
      <w:r>
        <w:rPr>
          <w:lang w:bidi="fa-IR"/>
        </w:rPr>
        <w:t>Edge density</w:t>
      </w:r>
      <w:r w:rsidR="00580913">
        <w:rPr>
          <w:lang w:bidi="fa-IR"/>
        </w:rPr>
        <w:t>.</w:t>
      </w:r>
    </w:p>
    <w:p w14:paraId="10BD6B43" w14:textId="77777777" w:rsidR="00493D35" w:rsidRPr="00574992" w:rsidRDefault="00D67F6D" w:rsidP="009B5854">
      <w:pPr>
        <w:rPr>
          <w:lang w:bidi="fa-IR"/>
        </w:rPr>
      </w:pPr>
      <w:r>
        <w:rPr>
          <w:lang w:bidi="fa-IR"/>
        </w:rPr>
        <w:t>For a subset of edges, this coefficient is the proportion of existing edges to the maximum number of</w:t>
      </w:r>
      <w:r w:rsidR="00A52DB1">
        <w:rPr>
          <w:lang w:bidi="fa-IR"/>
        </w:rPr>
        <w:t xml:space="preserve"> edges possible in that subset. It is used to quantify the </w:t>
      </w:r>
      <w:r w:rsidR="007F6F16">
        <w:rPr>
          <w:lang w:bidi="fa-IR"/>
        </w:rPr>
        <w:t>normalized density of edges labeled as</w:t>
      </w:r>
      <w:r w:rsidR="00A61AAA">
        <w:rPr>
          <w:lang w:bidi="fa-IR"/>
        </w:rPr>
        <w:t xml:space="preserve"> within-minority, within-majority,</w:t>
      </w:r>
      <w:r w:rsidR="007F6F16">
        <w:rPr>
          <w:lang w:bidi="fa-IR"/>
        </w:rPr>
        <w:t xml:space="preserve"> </w:t>
      </w:r>
      <w:r w:rsidR="00A61AAA">
        <w:rPr>
          <w:lang w:bidi="fa-IR"/>
        </w:rPr>
        <w:t>and inter</w:t>
      </w:r>
      <w:r w:rsidR="007F6F16">
        <w:rPr>
          <w:lang w:bidi="fa-IR"/>
        </w:rPr>
        <w:t>-partition</w:t>
      </w:r>
      <w:r w:rsidR="0018610A">
        <w:rPr>
          <w:lang w:bidi="fa-IR"/>
        </w:rPr>
        <w:t xml:space="preserve">, as well as </w:t>
      </w:r>
      <w:r w:rsidR="00A61AAA">
        <w:rPr>
          <w:lang w:bidi="fa-IR"/>
        </w:rPr>
        <w:t>the whole network.</w:t>
      </w:r>
      <w:r w:rsidR="008640C1">
        <w:rPr>
          <w:lang w:bidi="fa-IR"/>
        </w:rPr>
        <w:t xml:space="preserve"> </w:t>
      </w:r>
      <w:r w:rsidR="0018610A">
        <w:rPr>
          <w:lang w:bidi="fa-IR"/>
        </w:rPr>
        <w:t xml:space="preserve">Since the </w:t>
      </w:r>
      <w:r w:rsidR="00DC2BF3">
        <w:rPr>
          <w:lang w:bidi="fa-IR"/>
        </w:rPr>
        <w:t xml:space="preserve">total </w:t>
      </w:r>
      <w:r w:rsidR="009B5854">
        <w:rPr>
          <w:lang w:bidi="fa-IR"/>
        </w:rPr>
        <w:t xml:space="preserve">number of edges </w:t>
      </w:r>
      <w:r w:rsidR="008640C1">
        <w:rPr>
          <w:lang w:bidi="fa-IR"/>
        </w:rPr>
        <w:t>remains the same during the adaptive rewiring</w:t>
      </w:r>
      <w:r w:rsidR="00DC2BF3">
        <w:rPr>
          <w:lang w:bidi="fa-IR"/>
        </w:rPr>
        <w:t xml:space="preserve">, this coefficient gives an indication of how </w:t>
      </w:r>
      <w:r w:rsidR="00F332C0">
        <w:rPr>
          <w:lang w:bidi="fa-IR"/>
        </w:rPr>
        <w:t xml:space="preserve">strongly </w:t>
      </w:r>
      <w:r w:rsidR="00DC2BF3">
        <w:rPr>
          <w:lang w:bidi="fa-IR"/>
        </w:rPr>
        <w:t xml:space="preserve">each partition has </w:t>
      </w:r>
      <w:r w:rsidR="00F332C0">
        <w:rPr>
          <w:lang w:bidi="fa-IR"/>
        </w:rPr>
        <w:t>attracted the new nodes into itself</w:t>
      </w:r>
      <w:r w:rsidR="00223A96" w:rsidRPr="00223A96">
        <w:rPr>
          <w:lang w:bidi="fa-IR"/>
        </w:rPr>
        <w:t xml:space="preserve"> </w:t>
      </w:r>
      <w:r w:rsidR="00223A96">
        <w:rPr>
          <w:lang w:bidi="fa-IR"/>
        </w:rPr>
        <w:t>at every rewiring step</w:t>
      </w:r>
      <w:r w:rsidR="00F332C0">
        <w:rPr>
          <w:lang w:bidi="fa-IR"/>
        </w:rPr>
        <w:t xml:space="preserve">. </w:t>
      </w:r>
      <w:r w:rsidR="001350D4">
        <w:rPr>
          <w:lang w:bidi="fa-IR"/>
        </w:rPr>
        <w:t>One can visually estimate the value</w:t>
      </w:r>
      <w:r w:rsidR="00223A96">
        <w:rPr>
          <w:lang w:bidi="fa-IR"/>
        </w:rPr>
        <w:t xml:space="preserve"> of this coefficient </w:t>
      </w:r>
      <w:r w:rsidR="00F31036">
        <w:rPr>
          <w:lang w:bidi="fa-IR"/>
        </w:rPr>
        <w:t xml:space="preserve">by the density of each color in the </w:t>
      </w:r>
      <w:r w:rsidR="00041D31">
        <w:rPr>
          <w:lang w:bidi="fa-IR"/>
        </w:rPr>
        <w:t>subsets of the unserialized adjacency matrix.</w:t>
      </w:r>
    </w:p>
    <w:p w14:paraId="4DC89339" w14:textId="77777777" w:rsidR="005F251C" w:rsidRDefault="00C25C1E" w:rsidP="00C25C1E">
      <w:pPr>
        <w:pStyle w:val="Heading1"/>
        <w:rPr>
          <w:lang w:bidi="fa-IR"/>
        </w:rPr>
      </w:pPr>
      <w:r>
        <w:rPr>
          <w:lang w:bidi="fa-IR"/>
        </w:rPr>
        <w:t>Results</w:t>
      </w:r>
    </w:p>
    <w:p w14:paraId="22C4E027" w14:textId="77777777" w:rsidR="00C25C1E" w:rsidRPr="00C25C1E" w:rsidRDefault="00C25C1E" w:rsidP="00C25C1E">
      <w:pPr>
        <w:rPr>
          <w:lang w:bidi="fa-IR"/>
        </w:rPr>
      </w:pPr>
    </w:p>
    <w:p w14:paraId="75D807F7" w14:textId="77777777" w:rsidR="00C25C1E" w:rsidRDefault="00C25C1E" w:rsidP="00C25C1E">
      <w:pPr>
        <w:pStyle w:val="Heading1"/>
        <w:rPr>
          <w:lang w:bidi="fa-IR"/>
        </w:rPr>
      </w:pPr>
      <w:r>
        <w:rPr>
          <w:lang w:bidi="fa-IR"/>
        </w:rPr>
        <w:t>Discussion</w:t>
      </w:r>
    </w:p>
    <w:p w14:paraId="7BB679BA" w14:textId="77777777" w:rsidR="00FB1368" w:rsidRDefault="00FB1368" w:rsidP="00FB1368">
      <w:pPr>
        <w:rPr>
          <w:lang w:bidi="fa-IR"/>
        </w:rPr>
      </w:pPr>
    </w:p>
    <w:p w14:paraId="2268BD19" w14:textId="0D089CBB" w:rsidR="00FB1368" w:rsidRPr="00FB1368" w:rsidDel="0068222F" w:rsidRDefault="00FB1368" w:rsidP="00FB1368">
      <w:pPr>
        <w:rPr>
          <w:del w:id="75" w:author="MohammadHossein Manuel Haqiqatkhah" w:date="2019-07-24T11:29:00Z"/>
          <w:lang w:bidi="fa-IR"/>
        </w:rPr>
      </w:pPr>
    </w:p>
    <w:customXmlDelRangeStart w:id="76" w:author="MohammadHossein Manuel Haqiqatkhah" w:date="2019-07-24T11:29:00Z"/>
    <w:sdt>
      <w:sdtPr>
        <w:rPr>
          <w:rFonts w:asciiTheme="minorHAnsi" w:eastAsiaTheme="minorEastAsia" w:hAnsiTheme="minorHAnsi" w:cstheme="minorBidi"/>
        </w:rPr>
        <w:id w:val="-1096949615"/>
        <w:docPartObj>
          <w:docPartGallery w:val="Bibliographies"/>
          <w:docPartUnique/>
        </w:docPartObj>
      </w:sdtPr>
      <w:sdtEndPr>
        <w:rPr>
          <w:rFonts w:asciiTheme="majorHAnsi" w:eastAsiaTheme="majorEastAsia" w:hAnsiTheme="majorHAnsi" w:cstheme="majorBidi"/>
        </w:rPr>
      </w:sdtEndPr>
      <w:sdtContent>
        <w:customXmlDelRangeEnd w:id="76"/>
        <w:p w14:paraId="272B2A8C" w14:textId="1669CCC1" w:rsidR="00097169" w:rsidDel="0068222F" w:rsidRDefault="00097169" w:rsidP="0068222F">
          <w:pPr>
            <w:pStyle w:val="SectionTitle"/>
            <w:rPr>
              <w:del w:id="77" w:author="MohammadHossein Manuel Haqiqatkhah" w:date="2019-07-24T11:29:00Z"/>
            </w:rPr>
          </w:pPr>
          <w:del w:id="78" w:author="MohammadHossein Manuel Haqiqatkhah" w:date="2019-07-24T11:29:00Z">
            <w:r w:rsidDel="0068222F">
              <w:delText>References</w:delText>
            </w:r>
          </w:del>
        </w:p>
        <w:customXmlDelRangeStart w:id="79" w:author="MohammadHossein Manuel Haqiqatkhah" w:date="2019-07-24T11:29:00Z"/>
        <w:sdt>
          <w:sdtPr>
            <w:id w:val="-573587230"/>
            <w:bibliography/>
          </w:sdtPr>
          <w:sdtEndPr/>
          <w:sdtContent>
            <w:customXmlDelRangeEnd w:id="79"/>
            <w:p w14:paraId="3E0BF4C2" w14:textId="27FB9809" w:rsidR="00097169" w:rsidDel="0068222F" w:rsidRDefault="00097169" w:rsidP="0068222F">
              <w:pPr>
                <w:pStyle w:val="SectionTitle"/>
                <w:rPr>
                  <w:del w:id="80" w:author="MohammadHossein Manuel Haqiqatkhah" w:date="2019-07-24T11:29:00Z"/>
                  <w:noProof/>
                </w:rPr>
                <w:pPrChange w:id="81" w:author="MohammadHossein Manuel Haqiqatkhah" w:date="2019-07-24T11:29:00Z">
                  <w:pPr>
                    <w:pStyle w:val="Bibliography"/>
                  </w:pPr>
                </w:pPrChange>
              </w:pPr>
            </w:p>
            <w:p w14:paraId="6BB97D48" w14:textId="2990D80C" w:rsidR="00097169" w:rsidDel="0068222F" w:rsidRDefault="00097169" w:rsidP="0068222F">
              <w:pPr>
                <w:pStyle w:val="SectionTitle"/>
                <w:rPr>
                  <w:del w:id="82" w:author="MohammadHossein Manuel Haqiqatkhah" w:date="2019-07-24T11:29:00Z"/>
                </w:rPr>
                <w:pPrChange w:id="83" w:author="MohammadHossein Manuel Haqiqatkhah" w:date="2019-07-24T11:29:00Z">
                  <w:pPr>
                    <w:pStyle w:val="Bibliography"/>
                  </w:pPr>
                </w:pPrChange>
              </w:pPr>
            </w:p>
            <w:p w14:paraId="460825F2" w14:textId="0F80C1EB" w:rsidR="00097169" w:rsidDel="0068222F" w:rsidRDefault="0068222F" w:rsidP="0068222F">
              <w:pPr>
                <w:pStyle w:val="SectionTitle"/>
                <w:rPr>
                  <w:del w:id="84" w:author="MohammadHossein Manuel Haqiqatkhah" w:date="2019-07-24T11:29:00Z"/>
                </w:rPr>
                <w:pPrChange w:id="85" w:author="MohammadHossein Manuel Haqiqatkhah" w:date="2019-07-24T11:29:00Z">
                  <w:pPr/>
                </w:pPrChange>
              </w:pPr>
            </w:p>
            <w:customXmlDelRangeStart w:id="86" w:author="MohammadHossein Manuel Haqiqatkhah" w:date="2019-07-24T11:29:00Z"/>
          </w:sdtContent>
        </w:sdt>
        <w:customXmlDelRangeEnd w:id="86"/>
        <w:customXmlDelRangeStart w:id="87" w:author="MohammadHossein Manuel Haqiqatkhah" w:date="2019-07-24T11:29:00Z"/>
      </w:sdtContent>
    </w:sdt>
    <w:customXmlDelRangeEnd w:id="87"/>
    <w:p w14:paraId="41A4993E" w14:textId="43B82F79" w:rsidR="004D6B86" w:rsidDel="0068222F" w:rsidRDefault="00345333" w:rsidP="0068222F">
      <w:pPr>
        <w:pStyle w:val="SectionTitle"/>
        <w:rPr>
          <w:del w:id="88" w:author="MohammadHossein Manuel Haqiqatkhah" w:date="2019-07-24T11:29:00Z"/>
        </w:rPr>
        <w:pPrChange w:id="89" w:author="MohammadHossein Manuel Haqiqatkhah" w:date="2019-07-24T11:29:00Z">
          <w:pPr>
            <w:pStyle w:val="SectionTitle"/>
          </w:pPr>
        </w:pPrChange>
      </w:pPr>
      <w:del w:id="90" w:author="MohammadHossein Manuel Haqiqatkhah" w:date="2019-07-24T11:29:00Z">
        <w:r w:rsidDel="0068222F">
          <w:lastRenderedPageBreak/>
          <w:delText>Footnotes</w:delText>
        </w:r>
      </w:del>
    </w:p>
    <w:p w14:paraId="6297C1AD" w14:textId="0C021D1C" w:rsidR="0061747E" w:rsidRPr="0061747E" w:rsidDel="0068222F" w:rsidRDefault="0061747E" w:rsidP="0068222F">
      <w:pPr>
        <w:pStyle w:val="SectionTitle"/>
        <w:rPr>
          <w:del w:id="91" w:author="MohammadHossein Manuel Haqiqatkhah" w:date="2019-07-24T11:29:00Z"/>
        </w:rPr>
        <w:pPrChange w:id="92" w:author="MohammadHossein Manuel Haqiqatkhah" w:date="2019-07-24T11:29:00Z">
          <w:pPr/>
        </w:pPrChange>
      </w:pPr>
    </w:p>
    <w:p w14:paraId="72EE0819" w14:textId="0841D148" w:rsidR="004D6B86" w:rsidDel="0068222F" w:rsidRDefault="00345333" w:rsidP="0068222F">
      <w:pPr>
        <w:pStyle w:val="SectionTitle"/>
        <w:rPr>
          <w:del w:id="93" w:author="MohammadHossein Manuel Haqiqatkhah" w:date="2019-07-24T11:29:00Z"/>
        </w:rPr>
        <w:pPrChange w:id="94" w:author="MohammadHossein Manuel Haqiqatkhah" w:date="2019-07-24T11:29:00Z">
          <w:pPr>
            <w:pStyle w:val="SectionTitle"/>
          </w:pPr>
        </w:pPrChange>
      </w:pPr>
      <w:del w:id="95" w:author="MohammadHossein Manuel Haqiqatkhah" w:date="2019-07-24T11:29:00Z">
        <w:r w:rsidDel="0068222F">
          <w:lastRenderedPageBreak/>
          <w:delText>Tables</w:delText>
        </w:r>
      </w:del>
    </w:p>
    <w:p w14:paraId="30B9A9C2" w14:textId="2A5E90C3" w:rsidR="004D6B86" w:rsidDel="0068222F" w:rsidRDefault="00345333" w:rsidP="0068222F">
      <w:pPr>
        <w:pStyle w:val="SectionTitle"/>
        <w:rPr>
          <w:del w:id="96" w:author="MohammadHossein Manuel Haqiqatkhah" w:date="2019-07-24T11:29:00Z"/>
        </w:rPr>
        <w:pPrChange w:id="97" w:author="MohammadHossein Manuel Haqiqatkhah" w:date="2019-07-24T11:29:00Z">
          <w:pPr>
            <w:pStyle w:val="NoSpacing"/>
          </w:pPr>
        </w:pPrChange>
      </w:pPr>
      <w:del w:id="98" w:author="MohammadHossein Manuel Haqiqatkhah" w:date="2019-07-24T11:29:00Z">
        <w:r w:rsidDel="0068222F">
          <w:lastRenderedPageBreak/>
          <w:delText>Table 1</w:delText>
        </w:r>
      </w:del>
    </w:p>
    <w:p w14:paraId="5DB248EC" w14:textId="60065BA5" w:rsidR="004D6B86" w:rsidRPr="0061747E" w:rsidDel="0068222F" w:rsidRDefault="004D6B86" w:rsidP="0068222F">
      <w:pPr>
        <w:pStyle w:val="SectionTitle"/>
        <w:rPr>
          <w:del w:id="99" w:author="MohammadHossein Manuel Haqiqatkhah" w:date="2019-07-24T11:29:00Z"/>
        </w:rPr>
        <w:pPrChange w:id="100" w:author="MohammadHossein Manuel Haqiqatkhah" w:date="2019-07-24T11:29:00Z">
          <w:pPr>
            <w:pStyle w:val="NoSpacing"/>
          </w:pPr>
        </w:pPrChange>
      </w:pPr>
    </w:p>
    <w:tbl>
      <w:tblPr>
        <w:tblStyle w:val="APAReport"/>
        <w:tblW w:w="5000" w:type="pct"/>
        <w:tblLook w:val="04A0" w:firstRow="1" w:lastRow="0" w:firstColumn="1" w:lastColumn="0" w:noHBand="0" w:noVBand="1"/>
        <w:tblDescription w:val="Content table"/>
      </w:tblPr>
      <w:tblGrid>
        <w:gridCol w:w="1874"/>
        <w:gridCol w:w="1872"/>
        <w:gridCol w:w="1872"/>
        <w:gridCol w:w="1872"/>
        <w:gridCol w:w="1870"/>
      </w:tblGrid>
      <w:tr w:rsidR="004D6B86" w:rsidRPr="003F7CBD" w:rsidDel="0068222F" w14:paraId="264FB7DC" w14:textId="176BF99D" w:rsidTr="003F7CBD">
        <w:trPr>
          <w:cnfStyle w:val="100000000000" w:firstRow="1" w:lastRow="0" w:firstColumn="0" w:lastColumn="0" w:oddVBand="0" w:evenVBand="0" w:oddHBand="0" w:evenHBand="0" w:firstRowFirstColumn="0" w:firstRowLastColumn="0" w:lastRowFirstColumn="0" w:lastRowLastColumn="0"/>
          <w:tblHeader/>
          <w:del w:id="101" w:author="MohammadHossein Manuel Haqiqatkhah" w:date="2019-07-24T11:29:00Z"/>
        </w:trPr>
        <w:tc>
          <w:tcPr>
            <w:tcW w:w="1001" w:type="pct"/>
          </w:tcPr>
          <w:p w14:paraId="1BA47096" w14:textId="3CD12FD9" w:rsidR="004D6B86" w:rsidRPr="003F7CBD" w:rsidDel="0068222F" w:rsidRDefault="004D6B86" w:rsidP="0068222F">
            <w:pPr>
              <w:pStyle w:val="SectionTitle"/>
              <w:rPr>
                <w:del w:id="102" w:author="MohammadHossein Manuel Haqiqatkhah" w:date="2019-07-24T11:29:00Z"/>
              </w:rPr>
              <w:pPrChange w:id="103" w:author="MohammadHossein Manuel Haqiqatkhah" w:date="2019-07-24T11:29:00Z">
                <w:pPr/>
              </w:pPrChange>
            </w:pPr>
          </w:p>
        </w:tc>
        <w:tc>
          <w:tcPr>
            <w:tcW w:w="1000" w:type="pct"/>
          </w:tcPr>
          <w:p w14:paraId="0E7FDEB8" w14:textId="23606BD6" w:rsidR="004D6B86" w:rsidRPr="003F7CBD" w:rsidDel="0068222F" w:rsidRDefault="004D6B86" w:rsidP="0068222F">
            <w:pPr>
              <w:pStyle w:val="SectionTitle"/>
              <w:rPr>
                <w:del w:id="104" w:author="MohammadHossein Manuel Haqiqatkhah" w:date="2019-07-24T11:29:00Z"/>
              </w:rPr>
              <w:pPrChange w:id="105" w:author="MohammadHossein Manuel Haqiqatkhah" w:date="2019-07-24T11:29:00Z">
                <w:pPr/>
              </w:pPrChange>
            </w:pPr>
          </w:p>
        </w:tc>
        <w:tc>
          <w:tcPr>
            <w:tcW w:w="1000" w:type="pct"/>
          </w:tcPr>
          <w:p w14:paraId="5A900379" w14:textId="767A2FB1" w:rsidR="004D6B86" w:rsidRPr="003F7CBD" w:rsidDel="0068222F" w:rsidRDefault="004D6B86" w:rsidP="0068222F">
            <w:pPr>
              <w:pStyle w:val="SectionTitle"/>
              <w:rPr>
                <w:del w:id="106" w:author="MohammadHossein Manuel Haqiqatkhah" w:date="2019-07-24T11:29:00Z"/>
              </w:rPr>
              <w:pPrChange w:id="107" w:author="MohammadHossein Manuel Haqiqatkhah" w:date="2019-07-24T11:29:00Z">
                <w:pPr/>
              </w:pPrChange>
            </w:pPr>
          </w:p>
        </w:tc>
        <w:tc>
          <w:tcPr>
            <w:tcW w:w="1000" w:type="pct"/>
          </w:tcPr>
          <w:p w14:paraId="61E20F7F" w14:textId="330C10BB" w:rsidR="004D6B86" w:rsidRPr="003F7CBD" w:rsidDel="0068222F" w:rsidRDefault="004D6B86" w:rsidP="0068222F">
            <w:pPr>
              <w:pStyle w:val="SectionTitle"/>
              <w:rPr>
                <w:del w:id="108" w:author="MohammadHossein Manuel Haqiqatkhah" w:date="2019-07-24T11:29:00Z"/>
              </w:rPr>
              <w:pPrChange w:id="109" w:author="MohammadHossein Manuel Haqiqatkhah" w:date="2019-07-24T11:29:00Z">
                <w:pPr/>
              </w:pPrChange>
            </w:pPr>
          </w:p>
        </w:tc>
        <w:tc>
          <w:tcPr>
            <w:tcW w:w="999" w:type="pct"/>
          </w:tcPr>
          <w:p w14:paraId="38797379" w14:textId="40256A1B" w:rsidR="004D6B86" w:rsidRPr="003F7CBD" w:rsidDel="0068222F" w:rsidRDefault="004D6B86" w:rsidP="0068222F">
            <w:pPr>
              <w:pStyle w:val="SectionTitle"/>
              <w:rPr>
                <w:del w:id="110" w:author="MohammadHossein Manuel Haqiqatkhah" w:date="2019-07-24T11:29:00Z"/>
              </w:rPr>
              <w:pPrChange w:id="111" w:author="MohammadHossein Manuel Haqiqatkhah" w:date="2019-07-24T11:29:00Z">
                <w:pPr/>
              </w:pPrChange>
            </w:pPr>
          </w:p>
        </w:tc>
      </w:tr>
      <w:tr w:rsidR="004D6B86" w:rsidRPr="003F7CBD" w:rsidDel="0068222F" w14:paraId="4A09379E" w14:textId="07BD484D" w:rsidTr="003F7CBD">
        <w:trPr>
          <w:del w:id="112" w:author="MohammadHossein Manuel Haqiqatkhah" w:date="2019-07-24T11:29:00Z"/>
        </w:trPr>
        <w:tc>
          <w:tcPr>
            <w:tcW w:w="1001" w:type="pct"/>
          </w:tcPr>
          <w:p w14:paraId="5B4D30A9" w14:textId="5CC5F572" w:rsidR="004D6B86" w:rsidRPr="003F7CBD" w:rsidDel="0068222F" w:rsidRDefault="004D6B86" w:rsidP="0068222F">
            <w:pPr>
              <w:pStyle w:val="SectionTitle"/>
              <w:rPr>
                <w:del w:id="113" w:author="MohammadHossein Manuel Haqiqatkhah" w:date="2019-07-24T11:29:00Z"/>
              </w:rPr>
              <w:pPrChange w:id="114" w:author="MohammadHossein Manuel Haqiqatkhah" w:date="2019-07-24T11:29:00Z">
                <w:pPr/>
              </w:pPrChange>
            </w:pPr>
          </w:p>
        </w:tc>
        <w:tc>
          <w:tcPr>
            <w:tcW w:w="1000" w:type="pct"/>
          </w:tcPr>
          <w:p w14:paraId="3B50B702" w14:textId="7978D3CA" w:rsidR="004D6B86" w:rsidRPr="003F7CBD" w:rsidDel="0068222F" w:rsidRDefault="004D6B86" w:rsidP="0068222F">
            <w:pPr>
              <w:pStyle w:val="SectionTitle"/>
              <w:rPr>
                <w:del w:id="115" w:author="MohammadHossein Manuel Haqiqatkhah" w:date="2019-07-24T11:29:00Z"/>
              </w:rPr>
              <w:pPrChange w:id="116" w:author="MohammadHossein Manuel Haqiqatkhah" w:date="2019-07-24T11:29:00Z">
                <w:pPr/>
              </w:pPrChange>
            </w:pPr>
          </w:p>
        </w:tc>
        <w:tc>
          <w:tcPr>
            <w:tcW w:w="1000" w:type="pct"/>
          </w:tcPr>
          <w:p w14:paraId="2289ABFC" w14:textId="7CF29459" w:rsidR="004D6B86" w:rsidRPr="003F7CBD" w:rsidDel="0068222F" w:rsidRDefault="004D6B86" w:rsidP="0068222F">
            <w:pPr>
              <w:pStyle w:val="SectionTitle"/>
              <w:rPr>
                <w:del w:id="117" w:author="MohammadHossein Manuel Haqiqatkhah" w:date="2019-07-24T11:29:00Z"/>
              </w:rPr>
              <w:pPrChange w:id="118" w:author="MohammadHossein Manuel Haqiqatkhah" w:date="2019-07-24T11:29:00Z">
                <w:pPr/>
              </w:pPrChange>
            </w:pPr>
          </w:p>
        </w:tc>
        <w:tc>
          <w:tcPr>
            <w:tcW w:w="1000" w:type="pct"/>
          </w:tcPr>
          <w:p w14:paraId="16979760" w14:textId="5779BC3B" w:rsidR="004D6B86" w:rsidRPr="003F7CBD" w:rsidDel="0068222F" w:rsidRDefault="004D6B86" w:rsidP="0068222F">
            <w:pPr>
              <w:pStyle w:val="SectionTitle"/>
              <w:rPr>
                <w:del w:id="119" w:author="MohammadHossein Manuel Haqiqatkhah" w:date="2019-07-24T11:29:00Z"/>
              </w:rPr>
              <w:pPrChange w:id="120" w:author="MohammadHossein Manuel Haqiqatkhah" w:date="2019-07-24T11:29:00Z">
                <w:pPr/>
              </w:pPrChange>
            </w:pPr>
          </w:p>
        </w:tc>
        <w:tc>
          <w:tcPr>
            <w:tcW w:w="999" w:type="pct"/>
          </w:tcPr>
          <w:p w14:paraId="5096F386" w14:textId="316603F6" w:rsidR="004D6B86" w:rsidRPr="003F7CBD" w:rsidDel="0068222F" w:rsidRDefault="004D6B86" w:rsidP="0068222F">
            <w:pPr>
              <w:pStyle w:val="SectionTitle"/>
              <w:rPr>
                <w:del w:id="121" w:author="MohammadHossein Manuel Haqiqatkhah" w:date="2019-07-24T11:29:00Z"/>
              </w:rPr>
              <w:pPrChange w:id="122" w:author="MohammadHossein Manuel Haqiqatkhah" w:date="2019-07-24T11:29:00Z">
                <w:pPr/>
              </w:pPrChange>
            </w:pPr>
          </w:p>
        </w:tc>
      </w:tr>
      <w:tr w:rsidR="004D6B86" w:rsidRPr="003F7CBD" w:rsidDel="0068222F" w14:paraId="229356B6" w14:textId="1BCFEE54" w:rsidTr="003F7CBD">
        <w:trPr>
          <w:del w:id="123" w:author="MohammadHossein Manuel Haqiqatkhah" w:date="2019-07-24T11:29:00Z"/>
        </w:trPr>
        <w:tc>
          <w:tcPr>
            <w:tcW w:w="1001" w:type="pct"/>
          </w:tcPr>
          <w:p w14:paraId="5EA77D5E" w14:textId="236BBF7C" w:rsidR="004D6B86" w:rsidRPr="003F7CBD" w:rsidDel="0068222F" w:rsidRDefault="004D6B86" w:rsidP="0068222F">
            <w:pPr>
              <w:pStyle w:val="SectionTitle"/>
              <w:rPr>
                <w:del w:id="124" w:author="MohammadHossein Manuel Haqiqatkhah" w:date="2019-07-24T11:29:00Z"/>
              </w:rPr>
              <w:pPrChange w:id="125" w:author="MohammadHossein Manuel Haqiqatkhah" w:date="2019-07-24T11:29:00Z">
                <w:pPr/>
              </w:pPrChange>
            </w:pPr>
          </w:p>
        </w:tc>
        <w:tc>
          <w:tcPr>
            <w:tcW w:w="1000" w:type="pct"/>
          </w:tcPr>
          <w:p w14:paraId="5A81583D" w14:textId="2E064DD9" w:rsidR="004D6B86" w:rsidRPr="003F7CBD" w:rsidDel="0068222F" w:rsidRDefault="004D6B86" w:rsidP="0068222F">
            <w:pPr>
              <w:pStyle w:val="SectionTitle"/>
              <w:rPr>
                <w:del w:id="126" w:author="MohammadHossein Manuel Haqiqatkhah" w:date="2019-07-24T11:29:00Z"/>
              </w:rPr>
              <w:pPrChange w:id="127" w:author="MohammadHossein Manuel Haqiqatkhah" w:date="2019-07-24T11:29:00Z">
                <w:pPr/>
              </w:pPrChange>
            </w:pPr>
          </w:p>
        </w:tc>
        <w:tc>
          <w:tcPr>
            <w:tcW w:w="1000" w:type="pct"/>
          </w:tcPr>
          <w:p w14:paraId="2F22F4E0" w14:textId="05EC46F7" w:rsidR="004D6B86" w:rsidRPr="003F7CBD" w:rsidDel="0068222F" w:rsidRDefault="004D6B86" w:rsidP="0068222F">
            <w:pPr>
              <w:pStyle w:val="SectionTitle"/>
              <w:rPr>
                <w:del w:id="128" w:author="MohammadHossein Manuel Haqiqatkhah" w:date="2019-07-24T11:29:00Z"/>
              </w:rPr>
              <w:pPrChange w:id="129" w:author="MohammadHossein Manuel Haqiqatkhah" w:date="2019-07-24T11:29:00Z">
                <w:pPr/>
              </w:pPrChange>
            </w:pPr>
          </w:p>
        </w:tc>
        <w:tc>
          <w:tcPr>
            <w:tcW w:w="1000" w:type="pct"/>
          </w:tcPr>
          <w:p w14:paraId="6B19119C" w14:textId="598CDBB1" w:rsidR="004D6B86" w:rsidRPr="003F7CBD" w:rsidDel="0068222F" w:rsidRDefault="004D6B86" w:rsidP="0068222F">
            <w:pPr>
              <w:pStyle w:val="SectionTitle"/>
              <w:rPr>
                <w:del w:id="130" w:author="MohammadHossein Manuel Haqiqatkhah" w:date="2019-07-24T11:29:00Z"/>
              </w:rPr>
              <w:pPrChange w:id="131" w:author="MohammadHossein Manuel Haqiqatkhah" w:date="2019-07-24T11:29:00Z">
                <w:pPr/>
              </w:pPrChange>
            </w:pPr>
          </w:p>
        </w:tc>
        <w:tc>
          <w:tcPr>
            <w:tcW w:w="999" w:type="pct"/>
          </w:tcPr>
          <w:p w14:paraId="3BC57E84" w14:textId="779DB8B5" w:rsidR="004D6B86" w:rsidRPr="003F7CBD" w:rsidDel="0068222F" w:rsidRDefault="004D6B86" w:rsidP="0068222F">
            <w:pPr>
              <w:pStyle w:val="SectionTitle"/>
              <w:rPr>
                <w:del w:id="132" w:author="MohammadHossein Manuel Haqiqatkhah" w:date="2019-07-24T11:29:00Z"/>
              </w:rPr>
              <w:pPrChange w:id="133" w:author="MohammadHossein Manuel Haqiqatkhah" w:date="2019-07-24T11:29:00Z">
                <w:pPr/>
              </w:pPrChange>
            </w:pPr>
          </w:p>
        </w:tc>
      </w:tr>
      <w:tr w:rsidR="004D6B86" w:rsidRPr="003F7CBD" w:rsidDel="0068222F" w14:paraId="6288F7DA" w14:textId="0288C3BB" w:rsidTr="003F7CBD">
        <w:trPr>
          <w:del w:id="134" w:author="MohammadHossein Manuel Haqiqatkhah" w:date="2019-07-24T11:29:00Z"/>
        </w:trPr>
        <w:tc>
          <w:tcPr>
            <w:tcW w:w="1001" w:type="pct"/>
          </w:tcPr>
          <w:p w14:paraId="097245E8" w14:textId="1A7F14FD" w:rsidR="004D6B86" w:rsidRPr="003F7CBD" w:rsidDel="0068222F" w:rsidRDefault="004D6B86" w:rsidP="0068222F">
            <w:pPr>
              <w:pStyle w:val="SectionTitle"/>
              <w:rPr>
                <w:del w:id="135" w:author="MohammadHossein Manuel Haqiqatkhah" w:date="2019-07-24T11:29:00Z"/>
              </w:rPr>
              <w:pPrChange w:id="136" w:author="MohammadHossein Manuel Haqiqatkhah" w:date="2019-07-24T11:29:00Z">
                <w:pPr/>
              </w:pPrChange>
            </w:pPr>
          </w:p>
        </w:tc>
        <w:tc>
          <w:tcPr>
            <w:tcW w:w="1000" w:type="pct"/>
          </w:tcPr>
          <w:p w14:paraId="7FF09B30" w14:textId="73DC398A" w:rsidR="004D6B86" w:rsidRPr="003F7CBD" w:rsidDel="0068222F" w:rsidRDefault="004D6B86" w:rsidP="0068222F">
            <w:pPr>
              <w:pStyle w:val="SectionTitle"/>
              <w:rPr>
                <w:del w:id="137" w:author="MohammadHossein Manuel Haqiqatkhah" w:date="2019-07-24T11:29:00Z"/>
              </w:rPr>
              <w:pPrChange w:id="138" w:author="MohammadHossein Manuel Haqiqatkhah" w:date="2019-07-24T11:29:00Z">
                <w:pPr/>
              </w:pPrChange>
            </w:pPr>
          </w:p>
        </w:tc>
        <w:tc>
          <w:tcPr>
            <w:tcW w:w="1000" w:type="pct"/>
          </w:tcPr>
          <w:p w14:paraId="4C7E6C55" w14:textId="244823A8" w:rsidR="004D6B86" w:rsidRPr="003F7CBD" w:rsidDel="0068222F" w:rsidRDefault="004D6B86" w:rsidP="0068222F">
            <w:pPr>
              <w:pStyle w:val="SectionTitle"/>
              <w:rPr>
                <w:del w:id="139" w:author="MohammadHossein Manuel Haqiqatkhah" w:date="2019-07-24T11:29:00Z"/>
              </w:rPr>
              <w:pPrChange w:id="140" w:author="MohammadHossein Manuel Haqiqatkhah" w:date="2019-07-24T11:29:00Z">
                <w:pPr/>
              </w:pPrChange>
            </w:pPr>
          </w:p>
        </w:tc>
        <w:tc>
          <w:tcPr>
            <w:tcW w:w="1000" w:type="pct"/>
          </w:tcPr>
          <w:p w14:paraId="290EE84D" w14:textId="7C48B4E9" w:rsidR="004D6B86" w:rsidRPr="003F7CBD" w:rsidDel="0068222F" w:rsidRDefault="004D6B86" w:rsidP="0068222F">
            <w:pPr>
              <w:pStyle w:val="SectionTitle"/>
              <w:rPr>
                <w:del w:id="141" w:author="MohammadHossein Manuel Haqiqatkhah" w:date="2019-07-24T11:29:00Z"/>
              </w:rPr>
              <w:pPrChange w:id="142" w:author="MohammadHossein Manuel Haqiqatkhah" w:date="2019-07-24T11:29:00Z">
                <w:pPr/>
              </w:pPrChange>
            </w:pPr>
          </w:p>
        </w:tc>
        <w:tc>
          <w:tcPr>
            <w:tcW w:w="999" w:type="pct"/>
          </w:tcPr>
          <w:p w14:paraId="3BF28945" w14:textId="1854E057" w:rsidR="004D6B86" w:rsidRPr="003F7CBD" w:rsidDel="0068222F" w:rsidRDefault="004D6B86" w:rsidP="0068222F">
            <w:pPr>
              <w:pStyle w:val="SectionTitle"/>
              <w:rPr>
                <w:del w:id="143" w:author="MohammadHossein Manuel Haqiqatkhah" w:date="2019-07-24T11:29:00Z"/>
              </w:rPr>
              <w:pPrChange w:id="144" w:author="MohammadHossein Manuel Haqiqatkhah" w:date="2019-07-24T11:29:00Z">
                <w:pPr/>
              </w:pPrChange>
            </w:pPr>
          </w:p>
        </w:tc>
      </w:tr>
      <w:tr w:rsidR="004D6B86" w:rsidRPr="003F7CBD" w:rsidDel="0068222F" w14:paraId="34A30FEB" w14:textId="064E4865" w:rsidTr="003F7CBD">
        <w:trPr>
          <w:del w:id="145" w:author="MohammadHossein Manuel Haqiqatkhah" w:date="2019-07-24T11:29:00Z"/>
        </w:trPr>
        <w:tc>
          <w:tcPr>
            <w:tcW w:w="1001" w:type="pct"/>
          </w:tcPr>
          <w:p w14:paraId="3B995397" w14:textId="507C70B9" w:rsidR="004D6B86" w:rsidRPr="003F7CBD" w:rsidDel="0068222F" w:rsidRDefault="004D6B86" w:rsidP="0068222F">
            <w:pPr>
              <w:pStyle w:val="SectionTitle"/>
              <w:rPr>
                <w:del w:id="146" w:author="MohammadHossein Manuel Haqiqatkhah" w:date="2019-07-24T11:29:00Z"/>
              </w:rPr>
              <w:pPrChange w:id="147" w:author="MohammadHossein Manuel Haqiqatkhah" w:date="2019-07-24T11:29:00Z">
                <w:pPr/>
              </w:pPrChange>
            </w:pPr>
          </w:p>
        </w:tc>
        <w:tc>
          <w:tcPr>
            <w:tcW w:w="1000" w:type="pct"/>
          </w:tcPr>
          <w:p w14:paraId="0428A931" w14:textId="5CEAC4FD" w:rsidR="004D6B86" w:rsidRPr="003F7CBD" w:rsidDel="0068222F" w:rsidRDefault="004D6B86" w:rsidP="0068222F">
            <w:pPr>
              <w:pStyle w:val="SectionTitle"/>
              <w:rPr>
                <w:del w:id="148" w:author="MohammadHossein Manuel Haqiqatkhah" w:date="2019-07-24T11:29:00Z"/>
              </w:rPr>
              <w:pPrChange w:id="149" w:author="MohammadHossein Manuel Haqiqatkhah" w:date="2019-07-24T11:29:00Z">
                <w:pPr/>
              </w:pPrChange>
            </w:pPr>
          </w:p>
        </w:tc>
        <w:tc>
          <w:tcPr>
            <w:tcW w:w="1000" w:type="pct"/>
          </w:tcPr>
          <w:p w14:paraId="26EF6E68" w14:textId="602BD02B" w:rsidR="004D6B86" w:rsidRPr="003F7CBD" w:rsidDel="0068222F" w:rsidRDefault="004D6B86" w:rsidP="0068222F">
            <w:pPr>
              <w:pStyle w:val="SectionTitle"/>
              <w:rPr>
                <w:del w:id="150" w:author="MohammadHossein Manuel Haqiqatkhah" w:date="2019-07-24T11:29:00Z"/>
              </w:rPr>
              <w:pPrChange w:id="151" w:author="MohammadHossein Manuel Haqiqatkhah" w:date="2019-07-24T11:29:00Z">
                <w:pPr/>
              </w:pPrChange>
            </w:pPr>
          </w:p>
        </w:tc>
        <w:tc>
          <w:tcPr>
            <w:tcW w:w="1000" w:type="pct"/>
          </w:tcPr>
          <w:p w14:paraId="4A6B48B3" w14:textId="141D65FE" w:rsidR="004D6B86" w:rsidRPr="003F7CBD" w:rsidDel="0068222F" w:rsidRDefault="004D6B86" w:rsidP="0068222F">
            <w:pPr>
              <w:pStyle w:val="SectionTitle"/>
              <w:rPr>
                <w:del w:id="152" w:author="MohammadHossein Manuel Haqiqatkhah" w:date="2019-07-24T11:29:00Z"/>
              </w:rPr>
              <w:pPrChange w:id="153" w:author="MohammadHossein Manuel Haqiqatkhah" w:date="2019-07-24T11:29:00Z">
                <w:pPr/>
              </w:pPrChange>
            </w:pPr>
          </w:p>
        </w:tc>
        <w:tc>
          <w:tcPr>
            <w:tcW w:w="999" w:type="pct"/>
          </w:tcPr>
          <w:p w14:paraId="10D0C85B" w14:textId="50FD570D" w:rsidR="004D6B86" w:rsidRPr="003F7CBD" w:rsidDel="0068222F" w:rsidRDefault="004D6B86" w:rsidP="0068222F">
            <w:pPr>
              <w:pStyle w:val="SectionTitle"/>
              <w:rPr>
                <w:del w:id="154" w:author="MohammadHossein Manuel Haqiqatkhah" w:date="2019-07-24T11:29:00Z"/>
              </w:rPr>
              <w:pPrChange w:id="155" w:author="MohammadHossein Manuel Haqiqatkhah" w:date="2019-07-24T11:29:00Z">
                <w:pPr/>
              </w:pPrChange>
            </w:pPr>
          </w:p>
        </w:tc>
      </w:tr>
      <w:tr w:rsidR="004D6B86" w:rsidRPr="003F7CBD" w:rsidDel="0068222F" w14:paraId="35D4A7AA" w14:textId="6F458BF3" w:rsidTr="003F7CBD">
        <w:trPr>
          <w:del w:id="156" w:author="MohammadHossein Manuel Haqiqatkhah" w:date="2019-07-24T11:29:00Z"/>
        </w:trPr>
        <w:tc>
          <w:tcPr>
            <w:tcW w:w="1001" w:type="pct"/>
          </w:tcPr>
          <w:p w14:paraId="6EA6816F" w14:textId="0C703167" w:rsidR="004D6B86" w:rsidRPr="003F7CBD" w:rsidDel="0068222F" w:rsidRDefault="004D6B86" w:rsidP="0068222F">
            <w:pPr>
              <w:pStyle w:val="SectionTitle"/>
              <w:rPr>
                <w:del w:id="157" w:author="MohammadHossein Manuel Haqiqatkhah" w:date="2019-07-24T11:29:00Z"/>
              </w:rPr>
              <w:pPrChange w:id="158" w:author="MohammadHossein Manuel Haqiqatkhah" w:date="2019-07-24T11:29:00Z">
                <w:pPr/>
              </w:pPrChange>
            </w:pPr>
          </w:p>
        </w:tc>
        <w:tc>
          <w:tcPr>
            <w:tcW w:w="1000" w:type="pct"/>
          </w:tcPr>
          <w:p w14:paraId="04C08214" w14:textId="1774C94B" w:rsidR="004D6B86" w:rsidRPr="003F7CBD" w:rsidDel="0068222F" w:rsidRDefault="004D6B86" w:rsidP="0068222F">
            <w:pPr>
              <w:pStyle w:val="SectionTitle"/>
              <w:rPr>
                <w:del w:id="159" w:author="MohammadHossein Manuel Haqiqatkhah" w:date="2019-07-24T11:29:00Z"/>
              </w:rPr>
              <w:pPrChange w:id="160" w:author="MohammadHossein Manuel Haqiqatkhah" w:date="2019-07-24T11:29:00Z">
                <w:pPr/>
              </w:pPrChange>
            </w:pPr>
          </w:p>
        </w:tc>
        <w:tc>
          <w:tcPr>
            <w:tcW w:w="1000" w:type="pct"/>
          </w:tcPr>
          <w:p w14:paraId="684AEB64" w14:textId="0A23577D" w:rsidR="004D6B86" w:rsidRPr="003F7CBD" w:rsidDel="0068222F" w:rsidRDefault="004D6B86" w:rsidP="0068222F">
            <w:pPr>
              <w:pStyle w:val="SectionTitle"/>
              <w:rPr>
                <w:del w:id="161" w:author="MohammadHossein Manuel Haqiqatkhah" w:date="2019-07-24T11:29:00Z"/>
              </w:rPr>
              <w:pPrChange w:id="162" w:author="MohammadHossein Manuel Haqiqatkhah" w:date="2019-07-24T11:29:00Z">
                <w:pPr/>
              </w:pPrChange>
            </w:pPr>
          </w:p>
        </w:tc>
        <w:tc>
          <w:tcPr>
            <w:tcW w:w="1000" w:type="pct"/>
          </w:tcPr>
          <w:p w14:paraId="1D354907" w14:textId="1DCE7C10" w:rsidR="004D6B86" w:rsidRPr="003F7CBD" w:rsidDel="0068222F" w:rsidRDefault="004D6B86" w:rsidP="0068222F">
            <w:pPr>
              <w:pStyle w:val="SectionTitle"/>
              <w:rPr>
                <w:del w:id="163" w:author="MohammadHossein Manuel Haqiqatkhah" w:date="2019-07-24T11:29:00Z"/>
              </w:rPr>
              <w:pPrChange w:id="164" w:author="MohammadHossein Manuel Haqiqatkhah" w:date="2019-07-24T11:29:00Z">
                <w:pPr/>
              </w:pPrChange>
            </w:pPr>
          </w:p>
        </w:tc>
        <w:tc>
          <w:tcPr>
            <w:tcW w:w="999" w:type="pct"/>
          </w:tcPr>
          <w:p w14:paraId="203F4206" w14:textId="4723F9C9" w:rsidR="004D6B86" w:rsidRPr="003F7CBD" w:rsidDel="0068222F" w:rsidRDefault="004D6B86" w:rsidP="0068222F">
            <w:pPr>
              <w:pStyle w:val="SectionTitle"/>
              <w:rPr>
                <w:del w:id="165" w:author="MohammadHossein Manuel Haqiqatkhah" w:date="2019-07-24T11:29:00Z"/>
              </w:rPr>
              <w:pPrChange w:id="166" w:author="MohammadHossein Manuel Haqiqatkhah" w:date="2019-07-24T11:29:00Z">
                <w:pPr/>
              </w:pPrChange>
            </w:pPr>
          </w:p>
        </w:tc>
      </w:tr>
      <w:tr w:rsidR="004D6B86" w:rsidRPr="003F7CBD" w:rsidDel="0068222F" w14:paraId="1C3508FA" w14:textId="17BB00AF" w:rsidTr="003F7CBD">
        <w:trPr>
          <w:del w:id="167" w:author="MohammadHossein Manuel Haqiqatkhah" w:date="2019-07-24T11:29:00Z"/>
        </w:trPr>
        <w:tc>
          <w:tcPr>
            <w:tcW w:w="1001" w:type="pct"/>
          </w:tcPr>
          <w:p w14:paraId="3A30E32C" w14:textId="39C85C9B" w:rsidR="004D6B86" w:rsidRPr="003F7CBD" w:rsidDel="0068222F" w:rsidRDefault="004D6B86" w:rsidP="0068222F">
            <w:pPr>
              <w:pStyle w:val="SectionTitle"/>
              <w:rPr>
                <w:del w:id="168" w:author="MohammadHossein Manuel Haqiqatkhah" w:date="2019-07-24T11:29:00Z"/>
              </w:rPr>
              <w:pPrChange w:id="169" w:author="MohammadHossein Manuel Haqiqatkhah" w:date="2019-07-24T11:29:00Z">
                <w:pPr/>
              </w:pPrChange>
            </w:pPr>
          </w:p>
        </w:tc>
        <w:tc>
          <w:tcPr>
            <w:tcW w:w="1000" w:type="pct"/>
          </w:tcPr>
          <w:p w14:paraId="0087F497" w14:textId="25D5B2A3" w:rsidR="004D6B86" w:rsidRPr="003F7CBD" w:rsidDel="0068222F" w:rsidRDefault="004D6B86" w:rsidP="0068222F">
            <w:pPr>
              <w:pStyle w:val="SectionTitle"/>
              <w:rPr>
                <w:del w:id="170" w:author="MohammadHossein Manuel Haqiqatkhah" w:date="2019-07-24T11:29:00Z"/>
              </w:rPr>
              <w:pPrChange w:id="171" w:author="MohammadHossein Manuel Haqiqatkhah" w:date="2019-07-24T11:29:00Z">
                <w:pPr/>
              </w:pPrChange>
            </w:pPr>
          </w:p>
        </w:tc>
        <w:tc>
          <w:tcPr>
            <w:tcW w:w="1000" w:type="pct"/>
          </w:tcPr>
          <w:p w14:paraId="7ABF0404" w14:textId="1F45243D" w:rsidR="004D6B86" w:rsidRPr="003F7CBD" w:rsidDel="0068222F" w:rsidRDefault="004D6B86" w:rsidP="0068222F">
            <w:pPr>
              <w:pStyle w:val="SectionTitle"/>
              <w:rPr>
                <w:del w:id="172" w:author="MohammadHossein Manuel Haqiqatkhah" w:date="2019-07-24T11:29:00Z"/>
              </w:rPr>
              <w:pPrChange w:id="173" w:author="MohammadHossein Manuel Haqiqatkhah" w:date="2019-07-24T11:29:00Z">
                <w:pPr/>
              </w:pPrChange>
            </w:pPr>
          </w:p>
        </w:tc>
        <w:tc>
          <w:tcPr>
            <w:tcW w:w="1000" w:type="pct"/>
          </w:tcPr>
          <w:p w14:paraId="0D0A1261" w14:textId="73341440" w:rsidR="004D6B86" w:rsidRPr="003F7CBD" w:rsidDel="0068222F" w:rsidRDefault="004D6B86" w:rsidP="0068222F">
            <w:pPr>
              <w:pStyle w:val="SectionTitle"/>
              <w:rPr>
                <w:del w:id="174" w:author="MohammadHossein Manuel Haqiqatkhah" w:date="2019-07-24T11:29:00Z"/>
              </w:rPr>
              <w:pPrChange w:id="175" w:author="MohammadHossein Manuel Haqiqatkhah" w:date="2019-07-24T11:29:00Z">
                <w:pPr/>
              </w:pPrChange>
            </w:pPr>
          </w:p>
        </w:tc>
        <w:tc>
          <w:tcPr>
            <w:tcW w:w="999" w:type="pct"/>
          </w:tcPr>
          <w:p w14:paraId="566FDB18" w14:textId="5695677F" w:rsidR="004D6B86" w:rsidRPr="003F7CBD" w:rsidDel="0068222F" w:rsidRDefault="004D6B86" w:rsidP="0068222F">
            <w:pPr>
              <w:pStyle w:val="SectionTitle"/>
              <w:rPr>
                <w:del w:id="176" w:author="MohammadHossein Manuel Haqiqatkhah" w:date="2019-07-24T11:29:00Z"/>
              </w:rPr>
              <w:pPrChange w:id="177" w:author="MohammadHossein Manuel Haqiqatkhah" w:date="2019-07-24T11:29:00Z">
                <w:pPr/>
              </w:pPrChange>
            </w:pPr>
          </w:p>
        </w:tc>
      </w:tr>
    </w:tbl>
    <w:p w14:paraId="39A62FD2" w14:textId="579DE45F" w:rsidR="004D6B86" w:rsidDel="0068222F" w:rsidRDefault="00345333" w:rsidP="0068222F">
      <w:pPr>
        <w:pStyle w:val="SectionTitle"/>
        <w:jc w:val="left"/>
        <w:rPr>
          <w:del w:id="178" w:author="MohammadHossein Manuel Haqiqatkhah" w:date="2019-07-24T11:30:00Z"/>
        </w:rPr>
        <w:pPrChange w:id="179" w:author="MohammadHossein Manuel Haqiqatkhah" w:date="2019-07-24T11:29:00Z">
          <w:pPr>
            <w:pStyle w:val="TableFigure"/>
          </w:pPr>
        </w:pPrChange>
      </w:pPr>
      <w:bookmarkStart w:id="180" w:name="_GoBack"/>
      <w:bookmarkEnd w:id="180"/>
      <w:del w:id="181" w:author="MohammadHossein Manuel Haqiqatkhah" w:date="2019-07-24T11:29:00Z">
        <w:r w:rsidDel="0068222F">
          <w:rPr>
            <w:rStyle w:val="Emphasis"/>
          </w:rPr>
          <w:lastRenderedPageBreak/>
          <w:delText>Note</w:delText>
        </w:r>
        <w:r w:rsidR="001664A2" w:rsidDel="0068222F">
          <w:delText xml:space="preserve">: </w:delText>
        </w:r>
      </w:del>
    </w:p>
    <w:p w14:paraId="37854C54" w14:textId="77777777" w:rsidR="004D6B86" w:rsidRDefault="00345333" w:rsidP="0068222F">
      <w:pPr>
        <w:pStyle w:val="SectionTitle"/>
        <w:pPrChange w:id="182" w:author="MohammadHossein Manuel Haqiqatkhah" w:date="2019-07-24T11:30:00Z">
          <w:pPr>
            <w:pStyle w:val="SectionTitle"/>
          </w:pPr>
        </w:pPrChange>
      </w:pPr>
      <w:r>
        <w:lastRenderedPageBreak/>
        <w:t>Figures</w:t>
      </w:r>
    </w:p>
    <w:p w14:paraId="791B3DA5" w14:textId="5E29A160" w:rsidR="00F2482E" w:rsidRDefault="00F2482E" w:rsidP="00F2482E">
      <w:pPr>
        <w:jc w:val="center"/>
        <w:rPr>
          <w:ins w:id="183" w:author="MohammadHossein Manuel Haqiqatkhah" w:date="2019-07-24T09:49:00Z"/>
        </w:rPr>
        <w:pPrChange w:id="184" w:author="MohammadHossein Manuel Haqiqatkhah" w:date="2019-07-24T09:51:00Z">
          <w:pPr/>
        </w:pPrChange>
      </w:pPr>
      <w:moveToRangeStart w:id="185" w:author="MohammadHossein Manuel Haqiqatkhah" w:date="2019-07-24T09:48:00Z" w:name="move14854138"/>
      <w:moveTo w:id="186" w:author="MohammadHossein Manuel Haqiqatkhah" w:date="2019-07-24T09:48:00Z">
        <w:r>
          <w:rPr>
            <w:noProof/>
            <w:lang w:val="nl-BE" w:eastAsia="nl-BE"/>
          </w:rPr>
          <w:drawing>
            <wp:inline distT="0" distB="0" distL="0" distR="0" wp14:anchorId="03553B03" wp14:editId="2EDDA465">
              <wp:extent cx="2906992" cy="6543304"/>
              <wp:effectExtent l="0" t="0" r="8255" b="0"/>
              <wp:docPr id="4" name="Picture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0667" cy="6551575"/>
                      </a:xfrm>
                      <a:prstGeom prst="rect">
                        <a:avLst/>
                      </a:prstGeom>
                      <a:noFill/>
                      <a:ln>
                        <a:noFill/>
                      </a:ln>
                    </pic:spPr>
                  </pic:pic>
                </a:graphicData>
              </a:graphic>
            </wp:inline>
          </w:drawing>
        </w:r>
      </w:moveTo>
      <w:moveToRangeEnd w:id="185"/>
    </w:p>
    <w:p w14:paraId="5E30C762" w14:textId="77777777" w:rsidR="00F2482E" w:rsidRDefault="00F2482E" w:rsidP="00F2482E">
      <w:pPr>
        <w:ind w:firstLine="0"/>
        <w:rPr>
          <w:moveTo w:id="187" w:author="MohammadHossein Manuel Haqiqatkhah" w:date="2019-07-24T09:50:00Z"/>
        </w:rPr>
      </w:pPr>
      <w:moveToRangeStart w:id="188" w:author="MohammadHossein Manuel Haqiqatkhah" w:date="2019-07-24T09:50:00Z" w:name="move14854266"/>
      <w:moveTo w:id="189" w:author="MohammadHossein Manuel Haqiqatkhah" w:date="2019-07-24T09:50:00Z">
        <w:r>
          <w:rPr>
            <w:b/>
            <w:bCs/>
          </w:rPr>
          <w:t xml:space="preserve">Figure 1. </w:t>
        </w:r>
        <w:commentRangeStart w:id="190"/>
        <w:r>
          <w:rPr>
            <w:b/>
            <w:bCs/>
          </w:rPr>
          <w:t>From Rubinov et al., 2009</w:t>
        </w:r>
        <w:commentRangeEnd w:id="190"/>
        <w:r>
          <w:rPr>
            <w:rStyle w:val="CommentReference"/>
          </w:rPr>
          <w:commentReference w:id="190"/>
        </w:r>
        <w:r>
          <w:rPr>
            <w:b/>
            <w:bCs/>
          </w:rPr>
          <w:t>. Dimension reduction of nonlinear neuronal dynamics</w:t>
        </w:r>
        <w:r>
          <w:t xml:space="preserve">. (A). Phase space attractor of a three-dimensional neural mass flow. This attractor is an illustration of the dynamics generated by the flow of a neural mass model (see Breakspear et al. </w:t>
        </w:r>
        <w:r>
          <w:lastRenderedPageBreak/>
          <w:t>[</w:t>
        </w:r>
        <w:r>
          <w:fldChar w:fldCharType="begin"/>
        </w:r>
        <w:r>
          <w:instrText xml:space="preserve"> HYPERLINK "https://bmcneurosci.biomedcentral.com/articles/10.1186/1471-2202-10-55" \l "ref-CR33" \o "Breakspear M, Terry JR, Friston KJ: Modulation of excitatory synaptic coupling facilitates synchronization and complex dynamics in a biophysical model of neuronal dynamics. Network. 2003, 14: 703-32." </w:instrText>
        </w:r>
        <w:r>
          <w:fldChar w:fldCharType="separate"/>
        </w:r>
        <w:r>
          <w:rPr>
            <w:rStyle w:val="Hyperlink"/>
          </w:rPr>
          <w:t>33</w:t>
        </w:r>
        <w:r>
          <w:fldChar w:fldCharType="end"/>
        </w:r>
        <w:r>
          <w:t>]). The dynamical variables represent the mean membrane potential of pyramidal (</w:t>
        </w:r>
        <w:r>
          <w:rPr>
            <w:i/>
            <w:iCs/>
          </w:rPr>
          <w:t>V</w:t>
        </w:r>
        <w:r>
          <w:t>) and inhibitory (</w:t>
        </w:r>
        <w:r>
          <w:rPr>
            <w:i/>
            <w:iCs/>
          </w:rPr>
          <w:t>Z</w:t>
        </w:r>
        <w:r>
          <w:t>) neurons, and the average number of open potassium ion channels (</w:t>
        </w:r>
        <w:r>
          <w:rPr>
            <w:i/>
            <w:iCs/>
          </w:rPr>
          <w:t>W</w:t>
        </w:r>
        <w:r>
          <w:t>). (B). Poincaré first return map from the same attractor [</w:t>
        </w:r>
        <w:r>
          <w:fldChar w:fldCharType="begin"/>
        </w:r>
        <w:r>
          <w:instrText xml:space="preserve"> HYPERLINK "https://bmcneurosci.biomedcentral.com/articles/10.1186/1471-2202-10-55" \l "ref-CR33" \o "Breakspear M, Terry JR, Friston KJ: Modulation of excitatory synaptic coupling facilitates synchronization and complex dynamics in a biophysical model of neuronal dynamics. Network. 2003, 14: 703-32." </w:instrText>
        </w:r>
        <w:r>
          <w:fldChar w:fldCharType="separate"/>
        </w:r>
        <w:r>
          <w:rPr>
            <w:rStyle w:val="Hyperlink"/>
          </w:rPr>
          <w:t>33</w:t>
        </w:r>
        <w:r>
          <w:fldChar w:fldCharType="end"/>
        </w:r>
        <w:r>
          <w:t>]; this map captures key features of the neural mass flow, by following each trajectory from one intersection (</w:t>
        </w:r>
        <w:r>
          <w:rPr>
            <w:i/>
            <w:iCs/>
          </w:rPr>
          <w:t>V</w:t>
        </w:r>
        <w:r>
          <w:t>) of the attractor to the next (</w:t>
        </w:r>
        <w:r>
          <w:rPr>
            <w:i/>
            <w:iCs/>
          </w:rPr>
          <w:t>P</w:t>
        </w:r>
        <w:r>
          <w:t>(</w:t>
        </w:r>
        <w:r>
          <w:rPr>
            <w:i/>
            <w:iCs/>
          </w:rPr>
          <w:t>V</w:t>
        </w:r>
        <w:r>
          <w:t>)). (C). The quadratic logistic map. This map has the same unimodal topology as the neural mass Poincaré return map. While the logistic map lacks the "thickness" of the neural mass map, it is several orders of magnitude faster to compute, hence allowing the detailed quantitative analysis in the present paper.</w:t>
        </w:r>
      </w:moveTo>
    </w:p>
    <w:moveToRangeEnd w:id="188"/>
    <w:p w14:paraId="5F3B26A1" w14:textId="77777777" w:rsidR="00F2482E" w:rsidRDefault="00F2482E" w:rsidP="0068222F">
      <w:pPr>
        <w:rPr>
          <w:ins w:id="191" w:author="MohammadHossein Manuel Haqiqatkhah" w:date="2019-07-24T09:47:00Z"/>
        </w:rPr>
      </w:pPr>
    </w:p>
    <w:p w14:paraId="1854CD1E" w14:textId="77777777" w:rsidR="00F2482E" w:rsidRDefault="00F2482E">
      <w:pPr>
        <w:rPr>
          <w:ins w:id="192" w:author="MohammadHossein Manuel Haqiqatkhah" w:date="2019-07-24T09:51:00Z"/>
        </w:rPr>
      </w:pPr>
      <w:ins w:id="193" w:author="MohammadHossein Manuel Haqiqatkhah" w:date="2019-07-24T09:51:00Z">
        <w:r>
          <w:br w:type="page"/>
        </w:r>
      </w:ins>
    </w:p>
    <w:p w14:paraId="0FCDFF78" w14:textId="07D52E10" w:rsidR="004D6B86" w:rsidRDefault="00D2564F" w:rsidP="00683612">
      <w:pPr>
        <w:pStyle w:val="NoSpacing"/>
        <w:jc w:val="center"/>
      </w:pPr>
      <w:r>
        <w:rPr>
          <w:noProof/>
          <w:lang w:val="nl-BE" w:eastAsia="nl-BE"/>
        </w:rPr>
        <w:lastRenderedPageBreak/>
        <w:drawing>
          <wp:inline distT="0" distB="0" distL="0" distR="0" wp14:anchorId="5BD3E940" wp14:editId="66ADC364">
            <wp:extent cx="3913632" cy="26090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7615" cy="2618410"/>
                    </a:xfrm>
                    <a:prstGeom prst="rect">
                      <a:avLst/>
                    </a:prstGeom>
                    <a:noFill/>
                    <a:ln>
                      <a:noFill/>
                    </a:ln>
                  </pic:spPr>
                </pic:pic>
              </a:graphicData>
            </a:graphic>
          </wp:inline>
        </w:drawing>
      </w:r>
    </w:p>
    <w:p w14:paraId="6CCE66F9" w14:textId="77777777" w:rsidR="00D2564F" w:rsidRDefault="008B0D77" w:rsidP="00683612">
      <w:pPr>
        <w:pStyle w:val="NoSpacing"/>
        <w:jc w:val="center"/>
      </w:pPr>
      <w:r>
        <w:rPr>
          <w:noProof/>
          <w:lang w:val="nl-BE" w:eastAsia="nl-BE"/>
        </w:rPr>
        <w:drawing>
          <wp:inline distT="0" distB="0" distL="0" distR="0" wp14:anchorId="3772F800" wp14:editId="371E61BF">
            <wp:extent cx="3899002" cy="25993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454" cy="2606303"/>
                    </a:xfrm>
                    <a:prstGeom prst="rect">
                      <a:avLst/>
                    </a:prstGeom>
                    <a:noFill/>
                    <a:ln>
                      <a:noFill/>
                    </a:ln>
                  </pic:spPr>
                </pic:pic>
              </a:graphicData>
            </a:graphic>
          </wp:inline>
        </w:drawing>
      </w:r>
    </w:p>
    <w:p w14:paraId="45514A21" w14:textId="28AA2E12" w:rsidR="00BE6A33" w:rsidRDefault="00345333" w:rsidP="0068222F">
      <w:pPr>
        <w:pStyle w:val="TableFigure"/>
      </w:pPr>
      <w:r>
        <w:rPr>
          <w:rStyle w:val="Emphasis"/>
        </w:rPr>
        <w:t xml:space="preserve">Figure </w:t>
      </w:r>
      <w:del w:id="194" w:author="MohammadHossein Manuel Haqiqatkhah" w:date="2019-07-24T09:51:00Z">
        <w:r w:rsidDel="00F2482E">
          <w:rPr>
            <w:rStyle w:val="Emphasis"/>
          </w:rPr>
          <w:delText>1</w:delText>
        </w:r>
      </w:del>
      <w:ins w:id="195" w:author="MohammadHossein Manuel Haqiqatkhah" w:date="2019-07-24T09:51:00Z">
        <w:r w:rsidR="00F2482E">
          <w:rPr>
            <w:rStyle w:val="Emphasis"/>
          </w:rPr>
          <w:t>2</w:t>
        </w:r>
      </w:ins>
      <w:r w:rsidR="001664A2">
        <w:t xml:space="preserve">. </w:t>
      </w:r>
      <w:r w:rsidR="00F162D6" w:rsidRPr="00F162D6">
        <w:t>Feigenbaum</w:t>
      </w:r>
      <w:r w:rsidR="00F162D6">
        <w:t xml:space="preserve"> diagrams.</w:t>
      </w:r>
    </w:p>
    <w:p w14:paraId="5A95AE93" w14:textId="77777777" w:rsidR="004D6B86" w:rsidRDefault="004D6B86">
      <w:pPr>
        <w:pStyle w:val="TableFigure"/>
      </w:pPr>
    </w:p>
    <w:sectPr w:rsidR="004D6B86">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Cees van Leeuwen" w:date="2019-07-23T16:22:00Z" w:initials="CvL">
    <w:p w14:paraId="54D6F388" w14:textId="77777777" w:rsidR="00D87346" w:rsidRPr="001C59A5" w:rsidRDefault="00D87346">
      <w:pPr>
        <w:pStyle w:val="CommentText"/>
        <w:rPr>
          <w:lang w:val="nl-BE"/>
        </w:rPr>
      </w:pPr>
      <w:r>
        <w:rPr>
          <w:rStyle w:val="CommentReference"/>
        </w:rPr>
        <w:annotationRef/>
      </w:r>
      <w:r>
        <w:t xml:space="preserve">Breakspear M, Terry JR, Friston KJ: Modulation of excitatory synaptic coupling facilitates synchronization and complex dynamics in a biophysical model of neuronal dynamics. </w:t>
      </w:r>
      <w:r w:rsidRPr="001C59A5">
        <w:rPr>
          <w:lang w:val="nl-BE"/>
        </w:rPr>
        <w:t>Network. 2003, 14: 703-32.</w:t>
      </w:r>
    </w:p>
  </w:comment>
  <w:comment w:id="35" w:author="Cees van Leeuwen" w:date="2019-07-23T16:16:00Z" w:initials="CvL">
    <w:p w14:paraId="55499341" w14:textId="77777777" w:rsidR="008775BE" w:rsidRDefault="008775BE">
      <w:pPr>
        <w:pStyle w:val="CommentText"/>
      </w:pPr>
      <w:r>
        <w:rPr>
          <w:rStyle w:val="CommentReference"/>
        </w:rPr>
        <w:annotationRef/>
      </w:r>
      <w:r w:rsidRPr="008F2F9F">
        <w:rPr>
          <w:rFonts w:cs="Times New Roman"/>
          <w:lang w:val="nl-BE"/>
        </w:rPr>
        <w:t xml:space="preserve">Rubinov, M., Sporns, O., van Leeuwen, C., &amp; Breakspear, M. (2009). </w:t>
      </w:r>
      <w:r w:rsidRPr="008F2F9F">
        <w:rPr>
          <w:rFonts w:cs="Times New Roman"/>
        </w:rPr>
        <w:t xml:space="preserve">Symbiotic relationship between between brain structure and dynamics. </w:t>
      </w:r>
      <w:r w:rsidRPr="008F2F9F">
        <w:rPr>
          <w:rFonts w:cs="Times New Roman"/>
          <w:i/>
        </w:rPr>
        <w:t>BMC Neuroscience</w:t>
      </w:r>
      <w:r w:rsidRPr="008F2F9F">
        <w:rPr>
          <w:rFonts w:cs="Times New Roman"/>
        </w:rPr>
        <w:t xml:space="preserve">, </w:t>
      </w:r>
      <w:r w:rsidRPr="008F2F9F">
        <w:rPr>
          <w:rFonts w:cs="Times New Roman"/>
          <w:bCs/>
        </w:rPr>
        <w:t>10</w:t>
      </w:r>
      <w:r>
        <w:rPr>
          <w:rFonts w:cs="Times New Roman"/>
        </w:rPr>
        <w:t xml:space="preserve">, </w:t>
      </w:r>
      <w:r w:rsidRPr="008F2F9F">
        <w:rPr>
          <w:rFonts w:cs="Times New Roman"/>
        </w:rPr>
        <w:t>55</w:t>
      </w:r>
      <w:r>
        <w:rPr>
          <w:rFonts w:cs="Times New Roman"/>
        </w:rPr>
        <w:t>.</w:t>
      </w:r>
    </w:p>
  </w:comment>
  <w:comment w:id="43" w:author="Cees van Leeuwen" w:date="2019-07-23T16:30:00Z" w:initials="CvL">
    <w:p w14:paraId="02A2FF35" w14:textId="77777777" w:rsidR="00EC13F1" w:rsidRDefault="00EC13F1" w:rsidP="00EC13F1">
      <w:pPr>
        <w:pStyle w:val="CommentText"/>
      </w:pPr>
      <w:r>
        <w:rPr>
          <w:rStyle w:val="CommentReference"/>
        </w:rPr>
        <w:annotationRef/>
      </w:r>
      <w:r>
        <w:t>van Strien SJ: Smooth Dynamics on the Interval: (with an Emphasis on Unimodal Maps). 1987, Delft: Delft University of Technology Press</w:t>
      </w:r>
    </w:p>
  </w:comment>
  <w:comment w:id="44" w:author="Cees van Leeuwen" w:date="2019-07-23T16:31:00Z" w:initials="CvL">
    <w:p w14:paraId="42253885" w14:textId="77777777" w:rsidR="00EC13F1" w:rsidRDefault="00EC13F1" w:rsidP="00EC13F1">
      <w:pPr>
        <w:pStyle w:val="CommentText"/>
      </w:pPr>
      <w:r>
        <w:rPr>
          <w:rStyle w:val="CommentReference"/>
        </w:rPr>
        <w:annotationRef/>
      </w:r>
      <w:r>
        <w:t>Here you may put in the bifurcation route to chaos</w:t>
      </w:r>
    </w:p>
  </w:comment>
  <w:comment w:id="60" w:author="Cees van Leeuwen" w:date="2019-07-23T16:34:00Z" w:initials="CvL">
    <w:p w14:paraId="28F61CDD" w14:textId="77777777" w:rsidR="00B50058" w:rsidRPr="0040476F" w:rsidRDefault="00B50058" w:rsidP="00B50058">
      <w:pPr>
        <w:autoSpaceDE w:val="0"/>
        <w:autoSpaceDN w:val="0"/>
        <w:adjustRightInd w:val="0"/>
        <w:ind w:left="284" w:hanging="284"/>
        <w:rPr>
          <w:rFonts w:ascii="Calibri" w:hAnsi="Calibri"/>
        </w:rPr>
      </w:pPr>
      <w:r>
        <w:rPr>
          <w:rStyle w:val="CommentReference"/>
        </w:rPr>
        <w:annotationRef/>
      </w:r>
      <w:r w:rsidRPr="0040476F">
        <w:rPr>
          <w:rFonts w:ascii="Calibri" w:hAnsi="Calibri"/>
        </w:rPr>
        <w:t>Kaneko, K. (1992). Overview of coupled map lattices. Chaos</w:t>
      </w:r>
      <w:r>
        <w:rPr>
          <w:rFonts w:ascii="Calibri" w:hAnsi="Calibri"/>
        </w:rPr>
        <w:t>,</w:t>
      </w:r>
      <w:r w:rsidRPr="0040476F">
        <w:rPr>
          <w:rFonts w:ascii="Calibri" w:hAnsi="Calibri"/>
        </w:rPr>
        <w:t xml:space="preserve"> 2, 279–282.</w:t>
      </w:r>
    </w:p>
    <w:p w14:paraId="04BE0CE6" w14:textId="77777777" w:rsidR="00B50058" w:rsidRDefault="00B50058" w:rsidP="00B50058">
      <w:pPr>
        <w:pStyle w:val="CommentText"/>
      </w:pPr>
    </w:p>
  </w:comment>
  <w:comment w:id="190" w:author="Cees van Leeuwen" w:date="2019-07-23T16:16:00Z" w:initials="CvL">
    <w:p w14:paraId="105DDC89" w14:textId="77777777" w:rsidR="00F2482E" w:rsidRDefault="00F2482E" w:rsidP="00F2482E">
      <w:pPr>
        <w:pStyle w:val="CommentText"/>
      </w:pPr>
      <w:r>
        <w:rPr>
          <w:rStyle w:val="CommentReference"/>
        </w:rPr>
        <w:annotationRef/>
      </w:r>
      <w:r w:rsidRPr="008F2F9F">
        <w:rPr>
          <w:rFonts w:cs="Times New Roman"/>
          <w:lang w:val="nl-BE"/>
        </w:rPr>
        <w:t xml:space="preserve">Rubinov, M., Sporns, O., van Leeuwen, C., &amp; Breakspear, M. (2009). </w:t>
      </w:r>
      <w:r w:rsidRPr="008F2F9F">
        <w:rPr>
          <w:rFonts w:cs="Times New Roman"/>
        </w:rPr>
        <w:t xml:space="preserve">Symbiotic relationship between between brain structure and dynamics. </w:t>
      </w:r>
      <w:r w:rsidRPr="008F2F9F">
        <w:rPr>
          <w:rFonts w:cs="Times New Roman"/>
          <w:i/>
        </w:rPr>
        <w:t>BMC Neuroscience</w:t>
      </w:r>
      <w:r w:rsidRPr="008F2F9F">
        <w:rPr>
          <w:rFonts w:cs="Times New Roman"/>
        </w:rPr>
        <w:t xml:space="preserve">, </w:t>
      </w:r>
      <w:r w:rsidRPr="008F2F9F">
        <w:rPr>
          <w:rFonts w:cs="Times New Roman"/>
          <w:bCs/>
        </w:rPr>
        <w:t>10</w:t>
      </w:r>
      <w:r>
        <w:rPr>
          <w:rFonts w:cs="Times New Roman"/>
        </w:rPr>
        <w:t xml:space="preserve">, </w:t>
      </w:r>
      <w:r w:rsidRPr="008F2F9F">
        <w:rPr>
          <w:rFonts w:cs="Times New Roman"/>
        </w:rPr>
        <w:t>55</w:t>
      </w:r>
      <w:r>
        <w:rPr>
          <w:rFonts w:cs="Times New Roma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D6F388" w15:done="0"/>
  <w15:commentEx w15:paraId="55499341" w15:done="0"/>
  <w15:commentEx w15:paraId="02A2FF35" w15:done="0"/>
  <w15:commentEx w15:paraId="42253885" w15:done="0"/>
  <w15:commentEx w15:paraId="04BE0CE6" w15:done="0"/>
  <w15:commentEx w15:paraId="105DDC8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FDE5F6" w14:textId="77777777" w:rsidR="001C0E92" w:rsidRDefault="001C0E92">
      <w:pPr>
        <w:spacing w:line="240" w:lineRule="auto"/>
      </w:pPr>
      <w:r>
        <w:separator/>
      </w:r>
    </w:p>
    <w:p w14:paraId="4E6BE2BC" w14:textId="77777777" w:rsidR="001C0E92" w:rsidRDefault="001C0E92"/>
  </w:endnote>
  <w:endnote w:type="continuationSeparator" w:id="0">
    <w:p w14:paraId="1BE6345E" w14:textId="77777777" w:rsidR="001C0E92" w:rsidRDefault="001C0E92">
      <w:pPr>
        <w:spacing w:line="240" w:lineRule="auto"/>
      </w:pPr>
      <w:r>
        <w:continuationSeparator/>
      </w:r>
    </w:p>
    <w:p w14:paraId="6973CD77" w14:textId="77777777" w:rsidR="001C0E92" w:rsidRDefault="001C0E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19964" w14:textId="77777777" w:rsidR="001C0E92" w:rsidRDefault="001C0E92">
      <w:pPr>
        <w:spacing w:line="240" w:lineRule="auto"/>
      </w:pPr>
      <w:r>
        <w:separator/>
      </w:r>
    </w:p>
    <w:p w14:paraId="7A664FE4" w14:textId="77777777" w:rsidR="001C0E92" w:rsidRDefault="001C0E92"/>
  </w:footnote>
  <w:footnote w:type="continuationSeparator" w:id="0">
    <w:p w14:paraId="4213D15E" w14:textId="77777777" w:rsidR="001C0E92" w:rsidRDefault="001C0E92">
      <w:pPr>
        <w:spacing w:line="240" w:lineRule="auto"/>
      </w:pPr>
      <w:r>
        <w:continuationSeparator/>
      </w:r>
    </w:p>
    <w:p w14:paraId="0D53E096" w14:textId="77777777" w:rsidR="001C0E92" w:rsidRDefault="001C0E92"/>
  </w:footnote>
  <w:footnote w:id="1">
    <w:p w14:paraId="65DBA15F" w14:textId="77777777" w:rsidR="00EC13F1" w:rsidRDefault="00EC13F1" w:rsidP="00EC13F1">
      <w:pPr>
        <w:pStyle w:val="FootnoteText"/>
        <w:rPr>
          <w:ins w:id="47" w:author="Cees van Leeuwen" w:date="2019-07-23T16:45:00Z"/>
        </w:rPr>
      </w:pPr>
      <w:ins w:id="48" w:author="Cees van Leeuwen" w:date="2019-07-23T16:45:00Z">
        <w:r>
          <w:rPr>
            <w:rStyle w:val="FootnoteReference"/>
          </w:rPr>
          <w:footnoteRef/>
        </w:r>
        <w:r>
          <w:t xml:space="preserve"> The values were chosen in line with (</w:t>
        </w:r>
        <w:r w:rsidRPr="0070553D">
          <w:rPr>
            <w:color w:val="FF0000"/>
          </w:rPr>
          <w:t>citation</w:t>
        </w:r>
        <w:r>
          <w:t>), and the range has been narrowed down by exploratory inspection of preliminary outcomes of the simulations.</w:t>
        </w:r>
      </w:ins>
    </w:p>
  </w:footnote>
  <w:footnote w:id="2">
    <w:p w14:paraId="35CAB345" w14:textId="77777777" w:rsidR="00CA2DC8" w:rsidRDefault="00CA2DC8">
      <w:pPr>
        <w:pStyle w:val="FootnoteText"/>
      </w:pPr>
      <w:r>
        <w:rPr>
          <w:rStyle w:val="FootnoteReference"/>
        </w:rPr>
        <w:footnoteRef/>
      </w:r>
      <w:r>
        <w:t xml:space="preserve"> </w:t>
      </w:r>
      <w:r w:rsidR="001771BF">
        <w:t xml:space="preserve">Also known as elementwise </w:t>
      </w:r>
      <w:r>
        <w:t xml:space="preserve">multiplication of matrices </w:t>
      </w:r>
      <w:r w:rsidR="001B2120">
        <w:t>where the corresponding elements of matrices are multiplied.</w:t>
      </w:r>
    </w:p>
  </w:footnote>
  <w:footnote w:id="3">
    <w:p w14:paraId="3C4C3E46" w14:textId="77777777" w:rsidR="003F508E" w:rsidRDefault="003F508E">
      <w:pPr>
        <w:pStyle w:val="FootnoteText"/>
      </w:pPr>
      <w:r>
        <w:rPr>
          <w:rStyle w:val="FootnoteReference"/>
        </w:rPr>
        <w:footnoteRef/>
      </w:r>
      <w:r>
        <w:t xml:space="preserve"> </w:t>
      </w:r>
      <w:r w:rsidR="000E77DD">
        <w:t>While programming th</w:t>
      </w:r>
      <w:r w:rsidR="006B436F">
        <w:t>e analyses, a matrix of distances w</w:t>
      </w:r>
      <w:r w:rsidR="009235BD">
        <w:t>as</w:t>
      </w:r>
      <w:r w:rsidR="006B436F">
        <w:t xml:space="preserve"> calculated </w:t>
      </w:r>
      <w:r w:rsidR="009235BD">
        <w:t>t</w:t>
      </w:r>
      <w:r w:rsidR="000E77DD">
        <w:t>o increase the ver</w:t>
      </w:r>
      <w:r w:rsidR="009235BD">
        <w:t xml:space="preserve">satility of the code for other </w:t>
      </w:r>
      <w:r w:rsidR="008970EE">
        <w:t>rewiring algorithms</w:t>
      </w:r>
      <w:r w:rsidR="009235BD">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143FEE78"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A9BAF3C" w14:textId="2E4CC54B" w:rsidR="004D6B86" w:rsidRPr="00170521" w:rsidRDefault="0068222F"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1C59A5" w:rsidRPr="00921160">
                <w:t>Adaptive Rewiring on Logistic Maps with Heterogeneous Parameters</w:t>
              </w:r>
            </w:sdtContent>
          </w:sdt>
        </w:p>
      </w:tc>
      <w:tc>
        <w:tcPr>
          <w:tcW w:w="1080" w:type="dxa"/>
        </w:tcPr>
        <w:p w14:paraId="619E62C4" w14:textId="40DDCFE2"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68222F">
            <w:rPr>
              <w:noProof/>
            </w:rPr>
            <w:t>15</w:t>
          </w:r>
          <w:r>
            <w:rPr>
              <w:noProof/>
            </w:rPr>
            <w:fldChar w:fldCharType="end"/>
          </w:r>
        </w:p>
      </w:tc>
    </w:tr>
  </w:tbl>
  <w:p w14:paraId="73AC2F55"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28627BD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45789D1A" w14:textId="089629CE"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1C59A5" w:rsidRPr="00921160">
                <w:t>Adaptive Rewiring on Logistic Maps with Heterogeneous Parameters</w:t>
              </w:r>
            </w:sdtContent>
          </w:sdt>
        </w:p>
      </w:tc>
      <w:tc>
        <w:tcPr>
          <w:tcW w:w="1080" w:type="dxa"/>
        </w:tcPr>
        <w:p w14:paraId="3F2FD09A" w14:textId="024CA92F"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68222F">
            <w:rPr>
              <w:noProof/>
            </w:rPr>
            <w:t>1</w:t>
          </w:r>
          <w:r>
            <w:rPr>
              <w:noProof/>
            </w:rPr>
            <w:fldChar w:fldCharType="end"/>
          </w:r>
        </w:p>
      </w:tc>
    </w:tr>
  </w:tbl>
  <w:p w14:paraId="65359D0D"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es van Leeuwen">
    <w15:presenceInfo w15:providerId="AD" w15:userId="S-1-5-21-4060015860-3155939536-3220560164-159653"/>
  </w15:person>
  <w15:person w15:author="MohammadHossein Manuel Haqiqatkhah">
    <w15:presenceInfo w15:providerId="None" w15:userId="MohammadHossein Manuel Haqiqatkh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trackRevisions/>
  <w:defaultTabStop w:val="720"/>
  <w:hyphenationZone w:val="425"/>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c0NDM1MLAwNTI1sDBT0lEKTi0uzszPAykwqwUAFPaFuCwAAAA="/>
  </w:docVars>
  <w:rsids>
    <w:rsidRoot w:val="006D289E"/>
    <w:rsid w:val="00000383"/>
    <w:rsid w:val="00002A21"/>
    <w:rsid w:val="00006BBA"/>
    <w:rsid w:val="0001010E"/>
    <w:rsid w:val="00014CA4"/>
    <w:rsid w:val="000152BB"/>
    <w:rsid w:val="000217F5"/>
    <w:rsid w:val="000262B6"/>
    <w:rsid w:val="0002766A"/>
    <w:rsid w:val="000349F0"/>
    <w:rsid w:val="00036351"/>
    <w:rsid w:val="00041D31"/>
    <w:rsid w:val="0004508F"/>
    <w:rsid w:val="0004611E"/>
    <w:rsid w:val="00046826"/>
    <w:rsid w:val="000507DD"/>
    <w:rsid w:val="00051F5B"/>
    <w:rsid w:val="0005423C"/>
    <w:rsid w:val="0005711D"/>
    <w:rsid w:val="0006252D"/>
    <w:rsid w:val="00062D8B"/>
    <w:rsid w:val="00067BAC"/>
    <w:rsid w:val="0007330D"/>
    <w:rsid w:val="00074369"/>
    <w:rsid w:val="000744D9"/>
    <w:rsid w:val="00080D9C"/>
    <w:rsid w:val="00092FC8"/>
    <w:rsid w:val="00093CCD"/>
    <w:rsid w:val="00097169"/>
    <w:rsid w:val="000A1891"/>
    <w:rsid w:val="000A3033"/>
    <w:rsid w:val="000A7FC2"/>
    <w:rsid w:val="000B11E6"/>
    <w:rsid w:val="000B59B8"/>
    <w:rsid w:val="000B5B42"/>
    <w:rsid w:val="000B6442"/>
    <w:rsid w:val="000C1E48"/>
    <w:rsid w:val="000E0C16"/>
    <w:rsid w:val="000E184A"/>
    <w:rsid w:val="000E77DD"/>
    <w:rsid w:val="000F1619"/>
    <w:rsid w:val="000F1623"/>
    <w:rsid w:val="000F1A47"/>
    <w:rsid w:val="000F394F"/>
    <w:rsid w:val="00101137"/>
    <w:rsid w:val="00104211"/>
    <w:rsid w:val="0010666D"/>
    <w:rsid w:val="00107CF2"/>
    <w:rsid w:val="001144D5"/>
    <w:rsid w:val="00114BFA"/>
    <w:rsid w:val="00122D77"/>
    <w:rsid w:val="001238B8"/>
    <w:rsid w:val="00125DBA"/>
    <w:rsid w:val="00127509"/>
    <w:rsid w:val="001350D4"/>
    <w:rsid w:val="001353D5"/>
    <w:rsid w:val="0013618A"/>
    <w:rsid w:val="00151A09"/>
    <w:rsid w:val="00151A9A"/>
    <w:rsid w:val="00151EB9"/>
    <w:rsid w:val="0015271E"/>
    <w:rsid w:val="00155E52"/>
    <w:rsid w:val="00156407"/>
    <w:rsid w:val="00156F2E"/>
    <w:rsid w:val="00160124"/>
    <w:rsid w:val="001602E3"/>
    <w:rsid w:val="00160682"/>
    <w:rsid w:val="00160C0C"/>
    <w:rsid w:val="00161DAF"/>
    <w:rsid w:val="001664A2"/>
    <w:rsid w:val="00170521"/>
    <w:rsid w:val="001741E1"/>
    <w:rsid w:val="001771BF"/>
    <w:rsid w:val="001845C5"/>
    <w:rsid w:val="0018610A"/>
    <w:rsid w:val="00190206"/>
    <w:rsid w:val="00191689"/>
    <w:rsid w:val="00193CEE"/>
    <w:rsid w:val="00195A25"/>
    <w:rsid w:val="001A0378"/>
    <w:rsid w:val="001A0F5E"/>
    <w:rsid w:val="001A1BEB"/>
    <w:rsid w:val="001A1DDA"/>
    <w:rsid w:val="001A3DB0"/>
    <w:rsid w:val="001A5862"/>
    <w:rsid w:val="001A659C"/>
    <w:rsid w:val="001B0A89"/>
    <w:rsid w:val="001B2120"/>
    <w:rsid w:val="001B4848"/>
    <w:rsid w:val="001B6FFC"/>
    <w:rsid w:val="001C059F"/>
    <w:rsid w:val="001C0E92"/>
    <w:rsid w:val="001C31E6"/>
    <w:rsid w:val="001C501C"/>
    <w:rsid w:val="001C59A5"/>
    <w:rsid w:val="001C7986"/>
    <w:rsid w:val="001D104E"/>
    <w:rsid w:val="001D23A0"/>
    <w:rsid w:val="001D24B9"/>
    <w:rsid w:val="001D60C8"/>
    <w:rsid w:val="001E1105"/>
    <w:rsid w:val="001E3D52"/>
    <w:rsid w:val="001E6053"/>
    <w:rsid w:val="001F447A"/>
    <w:rsid w:val="001F6C94"/>
    <w:rsid w:val="001F6E08"/>
    <w:rsid w:val="001F7399"/>
    <w:rsid w:val="001F7BAD"/>
    <w:rsid w:val="00200515"/>
    <w:rsid w:val="002019B3"/>
    <w:rsid w:val="002040FC"/>
    <w:rsid w:val="002050D0"/>
    <w:rsid w:val="00211CE7"/>
    <w:rsid w:val="00212319"/>
    <w:rsid w:val="00213082"/>
    <w:rsid w:val="00223A96"/>
    <w:rsid w:val="0022469F"/>
    <w:rsid w:val="00225BE3"/>
    <w:rsid w:val="00227B23"/>
    <w:rsid w:val="002308A6"/>
    <w:rsid w:val="00236062"/>
    <w:rsid w:val="002441AA"/>
    <w:rsid w:val="0024708C"/>
    <w:rsid w:val="00247973"/>
    <w:rsid w:val="00247AA9"/>
    <w:rsid w:val="0025317C"/>
    <w:rsid w:val="00256E1A"/>
    <w:rsid w:val="0026394D"/>
    <w:rsid w:val="00267787"/>
    <w:rsid w:val="00271673"/>
    <w:rsid w:val="00271D9B"/>
    <w:rsid w:val="00274E0A"/>
    <w:rsid w:val="00276E12"/>
    <w:rsid w:val="00277541"/>
    <w:rsid w:val="00283008"/>
    <w:rsid w:val="00284419"/>
    <w:rsid w:val="00285DF8"/>
    <w:rsid w:val="00290330"/>
    <w:rsid w:val="002A1E66"/>
    <w:rsid w:val="002B51CD"/>
    <w:rsid w:val="002B6153"/>
    <w:rsid w:val="002C627C"/>
    <w:rsid w:val="002D0C3C"/>
    <w:rsid w:val="002D1361"/>
    <w:rsid w:val="002D2C42"/>
    <w:rsid w:val="002D375B"/>
    <w:rsid w:val="002D62EB"/>
    <w:rsid w:val="002D7D98"/>
    <w:rsid w:val="002E2E15"/>
    <w:rsid w:val="002E3A35"/>
    <w:rsid w:val="002E745C"/>
    <w:rsid w:val="002E7D51"/>
    <w:rsid w:val="002E7F48"/>
    <w:rsid w:val="002F20EB"/>
    <w:rsid w:val="002F6633"/>
    <w:rsid w:val="002F78F7"/>
    <w:rsid w:val="0030168C"/>
    <w:rsid w:val="00304F40"/>
    <w:rsid w:val="00307586"/>
    <w:rsid w:val="00310DB9"/>
    <w:rsid w:val="00311E37"/>
    <w:rsid w:val="00314A68"/>
    <w:rsid w:val="00321C6A"/>
    <w:rsid w:val="00321EBE"/>
    <w:rsid w:val="00322179"/>
    <w:rsid w:val="00324F0C"/>
    <w:rsid w:val="00335AA9"/>
    <w:rsid w:val="00336906"/>
    <w:rsid w:val="00341F29"/>
    <w:rsid w:val="00345333"/>
    <w:rsid w:val="0034683B"/>
    <w:rsid w:val="00346EA7"/>
    <w:rsid w:val="003512EF"/>
    <w:rsid w:val="0035188B"/>
    <w:rsid w:val="00351E4B"/>
    <w:rsid w:val="00353842"/>
    <w:rsid w:val="0036607C"/>
    <w:rsid w:val="0037048B"/>
    <w:rsid w:val="003800C0"/>
    <w:rsid w:val="00386E52"/>
    <w:rsid w:val="00390750"/>
    <w:rsid w:val="00392F0C"/>
    <w:rsid w:val="00392F6B"/>
    <w:rsid w:val="003962CB"/>
    <w:rsid w:val="00396798"/>
    <w:rsid w:val="003A06C6"/>
    <w:rsid w:val="003A33CA"/>
    <w:rsid w:val="003A4527"/>
    <w:rsid w:val="003A521A"/>
    <w:rsid w:val="003A677E"/>
    <w:rsid w:val="003A7EDE"/>
    <w:rsid w:val="003B24D6"/>
    <w:rsid w:val="003B27D2"/>
    <w:rsid w:val="003B3143"/>
    <w:rsid w:val="003B7071"/>
    <w:rsid w:val="003C486C"/>
    <w:rsid w:val="003D46C6"/>
    <w:rsid w:val="003D4F19"/>
    <w:rsid w:val="003D5536"/>
    <w:rsid w:val="003D747A"/>
    <w:rsid w:val="003D7A54"/>
    <w:rsid w:val="003E11B8"/>
    <w:rsid w:val="003E36B1"/>
    <w:rsid w:val="003E4162"/>
    <w:rsid w:val="003E49BD"/>
    <w:rsid w:val="003F1C2F"/>
    <w:rsid w:val="003F40F8"/>
    <w:rsid w:val="003F508E"/>
    <w:rsid w:val="003F7CBD"/>
    <w:rsid w:val="004031E7"/>
    <w:rsid w:val="00405479"/>
    <w:rsid w:val="0040727C"/>
    <w:rsid w:val="0041740E"/>
    <w:rsid w:val="004175AE"/>
    <w:rsid w:val="00422362"/>
    <w:rsid w:val="004249F3"/>
    <w:rsid w:val="00426598"/>
    <w:rsid w:val="004304D5"/>
    <w:rsid w:val="004323B8"/>
    <w:rsid w:val="004337C8"/>
    <w:rsid w:val="004365ED"/>
    <w:rsid w:val="00442A94"/>
    <w:rsid w:val="00443B0B"/>
    <w:rsid w:val="004449DB"/>
    <w:rsid w:val="00446B10"/>
    <w:rsid w:val="004472B6"/>
    <w:rsid w:val="00447442"/>
    <w:rsid w:val="00453D05"/>
    <w:rsid w:val="004604F0"/>
    <w:rsid w:val="00466DC7"/>
    <w:rsid w:val="0047379E"/>
    <w:rsid w:val="004750AE"/>
    <w:rsid w:val="00481CF8"/>
    <w:rsid w:val="004866A1"/>
    <w:rsid w:val="004877C8"/>
    <w:rsid w:val="00487AEB"/>
    <w:rsid w:val="004903AF"/>
    <w:rsid w:val="0049125A"/>
    <w:rsid w:val="004927FC"/>
    <w:rsid w:val="00492C2D"/>
    <w:rsid w:val="00493D35"/>
    <w:rsid w:val="00497396"/>
    <w:rsid w:val="004A2CE4"/>
    <w:rsid w:val="004A30DC"/>
    <w:rsid w:val="004A3D87"/>
    <w:rsid w:val="004A3F47"/>
    <w:rsid w:val="004A3FCE"/>
    <w:rsid w:val="004A5DE1"/>
    <w:rsid w:val="004B18A9"/>
    <w:rsid w:val="004B2B98"/>
    <w:rsid w:val="004B4666"/>
    <w:rsid w:val="004B4E2F"/>
    <w:rsid w:val="004B5159"/>
    <w:rsid w:val="004C1BAF"/>
    <w:rsid w:val="004C5AF9"/>
    <w:rsid w:val="004C7993"/>
    <w:rsid w:val="004D0A6C"/>
    <w:rsid w:val="004D4F8C"/>
    <w:rsid w:val="004D5A02"/>
    <w:rsid w:val="004D6B86"/>
    <w:rsid w:val="004E0182"/>
    <w:rsid w:val="004E4E01"/>
    <w:rsid w:val="004F42D1"/>
    <w:rsid w:val="00504F88"/>
    <w:rsid w:val="005079F4"/>
    <w:rsid w:val="00512D78"/>
    <w:rsid w:val="005136F4"/>
    <w:rsid w:val="00521467"/>
    <w:rsid w:val="00522EA4"/>
    <w:rsid w:val="00526A33"/>
    <w:rsid w:val="00536145"/>
    <w:rsid w:val="005375ED"/>
    <w:rsid w:val="005473B5"/>
    <w:rsid w:val="0055242C"/>
    <w:rsid w:val="0056412A"/>
    <w:rsid w:val="00564973"/>
    <w:rsid w:val="0056578C"/>
    <w:rsid w:val="00573BEE"/>
    <w:rsid w:val="00574992"/>
    <w:rsid w:val="005752F9"/>
    <w:rsid w:val="00580913"/>
    <w:rsid w:val="005928B3"/>
    <w:rsid w:val="00595412"/>
    <w:rsid w:val="005A076D"/>
    <w:rsid w:val="005A3F0C"/>
    <w:rsid w:val="005A491A"/>
    <w:rsid w:val="005A7B0F"/>
    <w:rsid w:val="005B3B93"/>
    <w:rsid w:val="005B4284"/>
    <w:rsid w:val="005C06CB"/>
    <w:rsid w:val="005C3718"/>
    <w:rsid w:val="005D131A"/>
    <w:rsid w:val="005D2274"/>
    <w:rsid w:val="005D6453"/>
    <w:rsid w:val="005E3EA0"/>
    <w:rsid w:val="005E6986"/>
    <w:rsid w:val="005F251C"/>
    <w:rsid w:val="005F5AED"/>
    <w:rsid w:val="006003F0"/>
    <w:rsid w:val="00614594"/>
    <w:rsid w:val="0061747E"/>
    <w:rsid w:val="00621334"/>
    <w:rsid w:val="0062596C"/>
    <w:rsid w:val="006305C5"/>
    <w:rsid w:val="00630623"/>
    <w:rsid w:val="00641876"/>
    <w:rsid w:val="006422FD"/>
    <w:rsid w:val="00644638"/>
    <w:rsid w:val="00645290"/>
    <w:rsid w:val="00647391"/>
    <w:rsid w:val="00657C9C"/>
    <w:rsid w:val="00662936"/>
    <w:rsid w:val="00670B39"/>
    <w:rsid w:val="00672E5C"/>
    <w:rsid w:val="006752DF"/>
    <w:rsid w:val="00675958"/>
    <w:rsid w:val="0068222F"/>
    <w:rsid w:val="00683612"/>
    <w:rsid w:val="00683B2D"/>
    <w:rsid w:val="00684C26"/>
    <w:rsid w:val="00691D13"/>
    <w:rsid w:val="006A1ECC"/>
    <w:rsid w:val="006A5B2F"/>
    <w:rsid w:val="006A6E17"/>
    <w:rsid w:val="006B015B"/>
    <w:rsid w:val="006B3C18"/>
    <w:rsid w:val="006B3CE1"/>
    <w:rsid w:val="006B436F"/>
    <w:rsid w:val="006C162F"/>
    <w:rsid w:val="006C1866"/>
    <w:rsid w:val="006C6143"/>
    <w:rsid w:val="006D289E"/>
    <w:rsid w:val="006D672C"/>
    <w:rsid w:val="006D7EE9"/>
    <w:rsid w:val="006E2203"/>
    <w:rsid w:val="006E7D0F"/>
    <w:rsid w:val="006F0D5A"/>
    <w:rsid w:val="006F1631"/>
    <w:rsid w:val="006F30B1"/>
    <w:rsid w:val="006F34AC"/>
    <w:rsid w:val="00702832"/>
    <w:rsid w:val="00703669"/>
    <w:rsid w:val="00703ABD"/>
    <w:rsid w:val="0070553D"/>
    <w:rsid w:val="0071311E"/>
    <w:rsid w:val="00717271"/>
    <w:rsid w:val="0072088E"/>
    <w:rsid w:val="00723C44"/>
    <w:rsid w:val="007244DE"/>
    <w:rsid w:val="00724E80"/>
    <w:rsid w:val="00724F0A"/>
    <w:rsid w:val="0072723B"/>
    <w:rsid w:val="0073135C"/>
    <w:rsid w:val="007341DD"/>
    <w:rsid w:val="00740A4A"/>
    <w:rsid w:val="00743C47"/>
    <w:rsid w:val="0074500E"/>
    <w:rsid w:val="00746702"/>
    <w:rsid w:val="007501D6"/>
    <w:rsid w:val="0075060F"/>
    <w:rsid w:val="00750A13"/>
    <w:rsid w:val="00763493"/>
    <w:rsid w:val="007644F9"/>
    <w:rsid w:val="007662EA"/>
    <w:rsid w:val="007809CE"/>
    <w:rsid w:val="00792936"/>
    <w:rsid w:val="00793B50"/>
    <w:rsid w:val="00797550"/>
    <w:rsid w:val="007A48FB"/>
    <w:rsid w:val="007B068B"/>
    <w:rsid w:val="007C2549"/>
    <w:rsid w:val="007C472F"/>
    <w:rsid w:val="007C6FCE"/>
    <w:rsid w:val="007C768E"/>
    <w:rsid w:val="007D2500"/>
    <w:rsid w:val="007D789B"/>
    <w:rsid w:val="007E1C3C"/>
    <w:rsid w:val="007E5941"/>
    <w:rsid w:val="007E6E8C"/>
    <w:rsid w:val="007F2E32"/>
    <w:rsid w:val="007F3E83"/>
    <w:rsid w:val="007F6F16"/>
    <w:rsid w:val="008005F4"/>
    <w:rsid w:val="008029FE"/>
    <w:rsid w:val="00803957"/>
    <w:rsid w:val="0081390C"/>
    <w:rsid w:val="00816831"/>
    <w:rsid w:val="00821651"/>
    <w:rsid w:val="00822477"/>
    <w:rsid w:val="00826904"/>
    <w:rsid w:val="008313B2"/>
    <w:rsid w:val="0083267E"/>
    <w:rsid w:val="00837D67"/>
    <w:rsid w:val="00845FE3"/>
    <w:rsid w:val="00851958"/>
    <w:rsid w:val="00854D07"/>
    <w:rsid w:val="00863193"/>
    <w:rsid w:val="008640C1"/>
    <w:rsid w:val="00867951"/>
    <w:rsid w:val="00873E15"/>
    <w:rsid w:val="0087460B"/>
    <w:rsid w:val="008747E8"/>
    <w:rsid w:val="008775BE"/>
    <w:rsid w:val="00880AA4"/>
    <w:rsid w:val="00882FA6"/>
    <w:rsid w:val="00885ED5"/>
    <w:rsid w:val="00893868"/>
    <w:rsid w:val="008970EE"/>
    <w:rsid w:val="008A0975"/>
    <w:rsid w:val="008A2A83"/>
    <w:rsid w:val="008A7304"/>
    <w:rsid w:val="008A77D5"/>
    <w:rsid w:val="008A78F1"/>
    <w:rsid w:val="008B0D77"/>
    <w:rsid w:val="008B30A4"/>
    <w:rsid w:val="008B34C2"/>
    <w:rsid w:val="008B745C"/>
    <w:rsid w:val="008B7677"/>
    <w:rsid w:val="008C1EEC"/>
    <w:rsid w:val="008C5E0E"/>
    <w:rsid w:val="008D4C03"/>
    <w:rsid w:val="008E04A6"/>
    <w:rsid w:val="008E73E1"/>
    <w:rsid w:val="008F6522"/>
    <w:rsid w:val="008F7E90"/>
    <w:rsid w:val="008F7FE8"/>
    <w:rsid w:val="00901897"/>
    <w:rsid w:val="0090242C"/>
    <w:rsid w:val="00906EFE"/>
    <w:rsid w:val="009071B8"/>
    <w:rsid w:val="00907C01"/>
    <w:rsid w:val="00910F0E"/>
    <w:rsid w:val="00912C6A"/>
    <w:rsid w:val="0091348B"/>
    <w:rsid w:val="00917290"/>
    <w:rsid w:val="00920028"/>
    <w:rsid w:val="00921160"/>
    <w:rsid w:val="009235BD"/>
    <w:rsid w:val="00927477"/>
    <w:rsid w:val="00932C62"/>
    <w:rsid w:val="00935E05"/>
    <w:rsid w:val="00936F2E"/>
    <w:rsid w:val="009417A5"/>
    <w:rsid w:val="00944582"/>
    <w:rsid w:val="00944C27"/>
    <w:rsid w:val="00944D1D"/>
    <w:rsid w:val="009477F2"/>
    <w:rsid w:val="00951132"/>
    <w:rsid w:val="00951A4B"/>
    <w:rsid w:val="00954254"/>
    <w:rsid w:val="009542A2"/>
    <w:rsid w:val="00961AE5"/>
    <w:rsid w:val="00964FE2"/>
    <w:rsid w:val="0097158D"/>
    <w:rsid w:val="009728A7"/>
    <w:rsid w:val="00980348"/>
    <w:rsid w:val="0098113D"/>
    <w:rsid w:val="0098587B"/>
    <w:rsid w:val="009A2851"/>
    <w:rsid w:val="009A2C38"/>
    <w:rsid w:val="009A4D13"/>
    <w:rsid w:val="009B0D55"/>
    <w:rsid w:val="009B3B19"/>
    <w:rsid w:val="009B3ECD"/>
    <w:rsid w:val="009B5854"/>
    <w:rsid w:val="009C05D7"/>
    <w:rsid w:val="009C2E62"/>
    <w:rsid w:val="009C6928"/>
    <w:rsid w:val="009D3A90"/>
    <w:rsid w:val="009D3FE6"/>
    <w:rsid w:val="009D5121"/>
    <w:rsid w:val="009E6978"/>
    <w:rsid w:val="009E6993"/>
    <w:rsid w:val="009F0414"/>
    <w:rsid w:val="009F1950"/>
    <w:rsid w:val="009F1D82"/>
    <w:rsid w:val="009F3086"/>
    <w:rsid w:val="009F6E31"/>
    <w:rsid w:val="00A00A8A"/>
    <w:rsid w:val="00A048EF"/>
    <w:rsid w:val="00A04B4A"/>
    <w:rsid w:val="00A054D4"/>
    <w:rsid w:val="00A05BA2"/>
    <w:rsid w:val="00A05CC3"/>
    <w:rsid w:val="00A06CC9"/>
    <w:rsid w:val="00A11A1A"/>
    <w:rsid w:val="00A121EE"/>
    <w:rsid w:val="00A12540"/>
    <w:rsid w:val="00A13A12"/>
    <w:rsid w:val="00A1470D"/>
    <w:rsid w:val="00A21BA4"/>
    <w:rsid w:val="00A238E1"/>
    <w:rsid w:val="00A332DB"/>
    <w:rsid w:val="00A45583"/>
    <w:rsid w:val="00A456D1"/>
    <w:rsid w:val="00A4757D"/>
    <w:rsid w:val="00A477B6"/>
    <w:rsid w:val="00A52DB1"/>
    <w:rsid w:val="00A60F1A"/>
    <w:rsid w:val="00A6141D"/>
    <w:rsid w:val="00A61AAA"/>
    <w:rsid w:val="00A63A81"/>
    <w:rsid w:val="00A661EF"/>
    <w:rsid w:val="00A6721F"/>
    <w:rsid w:val="00A701BC"/>
    <w:rsid w:val="00A70552"/>
    <w:rsid w:val="00A77F6B"/>
    <w:rsid w:val="00A80EFD"/>
    <w:rsid w:val="00A81BB2"/>
    <w:rsid w:val="00A82D62"/>
    <w:rsid w:val="00A85A5E"/>
    <w:rsid w:val="00A8771E"/>
    <w:rsid w:val="00A90CD3"/>
    <w:rsid w:val="00A92734"/>
    <w:rsid w:val="00A933C0"/>
    <w:rsid w:val="00A97C34"/>
    <w:rsid w:val="00AA48ED"/>
    <w:rsid w:val="00AA5210"/>
    <w:rsid w:val="00AA5C05"/>
    <w:rsid w:val="00AA6848"/>
    <w:rsid w:val="00AB1C38"/>
    <w:rsid w:val="00AB4545"/>
    <w:rsid w:val="00AB4F03"/>
    <w:rsid w:val="00AC2871"/>
    <w:rsid w:val="00AC40F2"/>
    <w:rsid w:val="00AD4F56"/>
    <w:rsid w:val="00AD6472"/>
    <w:rsid w:val="00AE183E"/>
    <w:rsid w:val="00AE1EC5"/>
    <w:rsid w:val="00AE3648"/>
    <w:rsid w:val="00AE5566"/>
    <w:rsid w:val="00AF5787"/>
    <w:rsid w:val="00B0054C"/>
    <w:rsid w:val="00B03127"/>
    <w:rsid w:val="00B03BA4"/>
    <w:rsid w:val="00B055B4"/>
    <w:rsid w:val="00B16B41"/>
    <w:rsid w:val="00B237DB"/>
    <w:rsid w:val="00B2628A"/>
    <w:rsid w:val="00B42008"/>
    <w:rsid w:val="00B43969"/>
    <w:rsid w:val="00B44009"/>
    <w:rsid w:val="00B45590"/>
    <w:rsid w:val="00B50058"/>
    <w:rsid w:val="00B52F61"/>
    <w:rsid w:val="00B545D7"/>
    <w:rsid w:val="00B57EF5"/>
    <w:rsid w:val="00B6207F"/>
    <w:rsid w:val="00B70FE4"/>
    <w:rsid w:val="00B7406D"/>
    <w:rsid w:val="00B751A1"/>
    <w:rsid w:val="00B75BEC"/>
    <w:rsid w:val="00B75DC1"/>
    <w:rsid w:val="00B87FC5"/>
    <w:rsid w:val="00B915D8"/>
    <w:rsid w:val="00B9507C"/>
    <w:rsid w:val="00B96941"/>
    <w:rsid w:val="00BA68A3"/>
    <w:rsid w:val="00BB101C"/>
    <w:rsid w:val="00BB1267"/>
    <w:rsid w:val="00BB2387"/>
    <w:rsid w:val="00BB3EC7"/>
    <w:rsid w:val="00BC1F58"/>
    <w:rsid w:val="00BC5BA7"/>
    <w:rsid w:val="00BD3EED"/>
    <w:rsid w:val="00BD5D3D"/>
    <w:rsid w:val="00BD6269"/>
    <w:rsid w:val="00BE041D"/>
    <w:rsid w:val="00BE267B"/>
    <w:rsid w:val="00BE4B12"/>
    <w:rsid w:val="00BE6A33"/>
    <w:rsid w:val="00BF00BF"/>
    <w:rsid w:val="00BF0D2D"/>
    <w:rsid w:val="00BF67C0"/>
    <w:rsid w:val="00C02E16"/>
    <w:rsid w:val="00C066F2"/>
    <w:rsid w:val="00C13534"/>
    <w:rsid w:val="00C17CC6"/>
    <w:rsid w:val="00C25C1E"/>
    <w:rsid w:val="00C26D01"/>
    <w:rsid w:val="00C3242A"/>
    <w:rsid w:val="00C3438C"/>
    <w:rsid w:val="00C367A3"/>
    <w:rsid w:val="00C368A7"/>
    <w:rsid w:val="00C50CEE"/>
    <w:rsid w:val="00C51275"/>
    <w:rsid w:val="00C5294D"/>
    <w:rsid w:val="00C541B6"/>
    <w:rsid w:val="00C55299"/>
    <w:rsid w:val="00C553A3"/>
    <w:rsid w:val="00C5686B"/>
    <w:rsid w:val="00C6181B"/>
    <w:rsid w:val="00C625B8"/>
    <w:rsid w:val="00C74024"/>
    <w:rsid w:val="00C80784"/>
    <w:rsid w:val="00C83B15"/>
    <w:rsid w:val="00C91BE1"/>
    <w:rsid w:val="00C925C8"/>
    <w:rsid w:val="00C935E1"/>
    <w:rsid w:val="00C9577C"/>
    <w:rsid w:val="00C95B16"/>
    <w:rsid w:val="00C9603E"/>
    <w:rsid w:val="00C96A0E"/>
    <w:rsid w:val="00C9747B"/>
    <w:rsid w:val="00CA0B36"/>
    <w:rsid w:val="00CA2DC8"/>
    <w:rsid w:val="00CA379C"/>
    <w:rsid w:val="00CB6CB2"/>
    <w:rsid w:val="00CB7F84"/>
    <w:rsid w:val="00CC07A5"/>
    <w:rsid w:val="00CC1ADC"/>
    <w:rsid w:val="00CC262A"/>
    <w:rsid w:val="00CC5387"/>
    <w:rsid w:val="00CD1D7D"/>
    <w:rsid w:val="00CE31D8"/>
    <w:rsid w:val="00CE4B7D"/>
    <w:rsid w:val="00CF095C"/>
    <w:rsid w:val="00CF1B55"/>
    <w:rsid w:val="00CF35A9"/>
    <w:rsid w:val="00CF4440"/>
    <w:rsid w:val="00D06EFA"/>
    <w:rsid w:val="00D10D3A"/>
    <w:rsid w:val="00D13854"/>
    <w:rsid w:val="00D15E4D"/>
    <w:rsid w:val="00D21FDC"/>
    <w:rsid w:val="00D2521B"/>
    <w:rsid w:val="00D2564F"/>
    <w:rsid w:val="00D26B6B"/>
    <w:rsid w:val="00D2718C"/>
    <w:rsid w:val="00D406F6"/>
    <w:rsid w:val="00D451E7"/>
    <w:rsid w:val="00D52A11"/>
    <w:rsid w:val="00D539D1"/>
    <w:rsid w:val="00D54AA6"/>
    <w:rsid w:val="00D5534F"/>
    <w:rsid w:val="00D5549A"/>
    <w:rsid w:val="00D56F56"/>
    <w:rsid w:val="00D6497F"/>
    <w:rsid w:val="00D67F6D"/>
    <w:rsid w:val="00D719B6"/>
    <w:rsid w:val="00D8171A"/>
    <w:rsid w:val="00D85414"/>
    <w:rsid w:val="00D87346"/>
    <w:rsid w:val="00D9127A"/>
    <w:rsid w:val="00D961B5"/>
    <w:rsid w:val="00DA019C"/>
    <w:rsid w:val="00DA2671"/>
    <w:rsid w:val="00DA3AF2"/>
    <w:rsid w:val="00DA69B5"/>
    <w:rsid w:val="00DB23AF"/>
    <w:rsid w:val="00DB2E59"/>
    <w:rsid w:val="00DB3441"/>
    <w:rsid w:val="00DB358F"/>
    <w:rsid w:val="00DB3A01"/>
    <w:rsid w:val="00DB7100"/>
    <w:rsid w:val="00DB749B"/>
    <w:rsid w:val="00DC1902"/>
    <w:rsid w:val="00DC2BF3"/>
    <w:rsid w:val="00DC2E39"/>
    <w:rsid w:val="00DC44F1"/>
    <w:rsid w:val="00DC7FEB"/>
    <w:rsid w:val="00DD125D"/>
    <w:rsid w:val="00DD12E1"/>
    <w:rsid w:val="00DD7427"/>
    <w:rsid w:val="00DE568B"/>
    <w:rsid w:val="00DE5AAF"/>
    <w:rsid w:val="00DE6C27"/>
    <w:rsid w:val="00DF1B76"/>
    <w:rsid w:val="00DF6D26"/>
    <w:rsid w:val="00E00DC9"/>
    <w:rsid w:val="00E01338"/>
    <w:rsid w:val="00E06D27"/>
    <w:rsid w:val="00E10013"/>
    <w:rsid w:val="00E10512"/>
    <w:rsid w:val="00E13220"/>
    <w:rsid w:val="00E13317"/>
    <w:rsid w:val="00E232A2"/>
    <w:rsid w:val="00E24D67"/>
    <w:rsid w:val="00E358F4"/>
    <w:rsid w:val="00E44301"/>
    <w:rsid w:val="00E46875"/>
    <w:rsid w:val="00E53436"/>
    <w:rsid w:val="00E60448"/>
    <w:rsid w:val="00E60872"/>
    <w:rsid w:val="00E60F6E"/>
    <w:rsid w:val="00E62DCF"/>
    <w:rsid w:val="00E65116"/>
    <w:rsid w:val="00E72BBD"/>
    <w:rsid w:val="00E7305D"/>
    <w:rsid w:val="00E7791D"/>
    <w:rsid w:val="00E96B3E"/>
    <w:rsid w:val="00EA0DD7"/>
    <w:rsid w:val="00EA2C68"/>
    <w:rsid w:val="00EA3898"/>
    <w:rsid w:val="00EA3B0A"/>
    <w:rsid w:val="00EA780C"/>
    <w:rsid w:val="00EB0A9F"/>
    <w:rsid w:val="00EB292C"/>
    <w:rsid w:val="00EB5490"/>
    <w:rsid w:val="00EB61CA"/>
    <w:rsid w:val="00EB69D3"/>
    <w:rsid w:val="00EC0994"/>
    <w:rsid w:val="00EC13F1"/>
    <w:rsid w:val="00EC7494"/>
    <w:rsid w:val="00ED0F3A"/>
    <w:rsid w:val="00ED5CF1"/>
    <w:rsid w:val="00ED77DA"/>
    <w:rsid w:val="00EE00CF"/>
    <w:rsid w:val="00EE614F"/>
    <w:rsid w:val="00EF02AA"/>
    <w:rsid w:val="00EF60A8"/>
    <w:rsid w:val="00EF7B09"/>
    <w:rsid w:val="00F00905"/>
    <w:rsid w:val="00F0295C"/>
    <w:rsid w:val="00F162D6"/>
    <w:rsid w:val="00F2056E"/>
    <w:rsid w:val="00F21DE8"/>
    <w:rsid w:val="00F22C40"/>
    <w:rsid w:val="00F23719"/>
    <w:rsid w:val="00F2482E"/>
    <w:rsid w:val="00F25EEF"/>
    <w:rsid w:val="00F31036"/>
    <w:rsid w:val="00F31D66"/>
    <w:rsid w:val="00F332C0"/>
    <w:rsid w:val="00F363EC"/>
    <w:rsid w:val="00F3694D"/>
    <w:rsid w:val="00F40F42"/>
    <w:rsid w:val="00F413AC"/>
    <w:rsid w:val="00F455B0"/>
    <w:rsid w:val="00F506F9"/>
    <w:rsid w:val="00F52B3C"/>
    <w:rsid w:val="00F573A7"/>
    <w:rsid w:val="00F61C4C"/>
    <w:rsid w:val="00F62F25"/>
    <w:rsid w:val="00F645CE"/>
    <w:rsid w:val="00F64D2A"/>
    <w:rsid w:val="00F6500C"/>
    <w:rsid w:val="00F730B7"/>
    <w:rsid w:val="00F75C34"/>
    <w:rsid w:val="00F8124F"/>
    <w:rsid w:val="00F81B02"/>
    <w:rsid w:val="00F82096"/>
    <w:rsid w:val="00F91982"/>
    <w:rsid w:val="00F92CE4"/>
    <w:rsid w:val="00FA5091"/>
    <w:rsid w:val="00FB1368"/>
    <w:rsid w:val="00FB6BF7"/>
    <w:rsid w:val="00FC1707"/>
    <w:rsid w:val="00FC3835"/>
    <w:rsid w:val="00FC59DF"/>
    <w:rsid w:val="00FD0DA5"/>
    <w:rsid w:val="00FD1868"/>
    <w:rsid w:val="00FE5892"/>
    <w:rsid w:val="00FE725C"/>
    <w:rsid w:val="00FE77DE"/>
    <w:rsid w:val="00FF5B8F"/>
    <w:rsid w:val="00FF5F6F"/>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EEA061F"/>
  <w15:chartTrackingRefBased/>
  <w15:docId w15:val="{654C8D0C-4856-4A7C-B40E-B8488B988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493"/>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semiHidden/>
    <w:unhideWhenUsed/>
    <w:rsid w:val="008775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sci\AppData\Roaming\Microsoft\Templates\APA%20style%20paper(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866802F070144AA9ED405C695A5D101"/>
        <w:category>
          <w:name w:val="General"/>
          <w:gallery w:val="placeholder"/>
        </w:category>
        <w:types>
          <w:type w:val="bbPlcHdr"/>
        </w:types>
        <w:behaviors>
          <w:behavior w:val="content"/>
        </w:behaviors>
        <w:guid w:val="{1EDAAFE4-7D3B-4BF1-814A-ED7B48988C6B}"/>
      </w:docPartPr>
      <w:docPartBody>
        <w:p w:rsidR="007F5DEB" w:rsidRDefault="004B7259">
          <w:pPr>
            <w:pStyle w:val="9866802F070144AA9ED405C695A5D101"/>
          </w:pPr>
          <w:r>
            <w:t>Author Name(s), First M. Last, Omit Titles and Degrees</w:t>
          </w:r>
        </w:p>
      </w:docPartBody>
    </w:docPart>
    <w:docPart>
      <w:docPartPr>
        <w:name w:val="5B3989CE85C44E7B80F231AEF5198B9C"/>
        <w:category>
          <w:name w:val="General"/>
          <w:gallery w:val="placeholder"/>
        </w:category>
        <w:types>
          <w:type w:val="bbPlcHdr"/>
        </w:types>
        <w:behaviors>
          <w:behavior w:val="content"/>
        </w:behaviors>
        <w:guid w:val="{A71AB365-75FC-4D6D-886B-9E1401050D67}"/>
      </w:docPartPr>
      <w:docPartBody>
        <w:p w:rsidR="007F5DEB" w:rsidRDefault="004B7259">
          <w:pPr>
            <w:pStyle w:val="5B3989CE85C44E7B80F231AEF5198B9C"/>
          </w:pPr>
          <w:r>
            <w:t>Institutional Affiliation(s)</w:t>
          </w:r>
        </w:p>
      </w:docPartBody>
    </w:docPart>
    <w:docPart>
      <w:docPartPr>
        <w:name w:val="7374A8105150465C9BE16BA458E7E842"/>
        <w:category>
          <w:name w:val="General"/>
          <w:gallery w:val="placeholder"/>
        </w:category>
        <w:types>
          <w:type w:val="bbPlcHdr"/>
        </w:types>
        <w:behaviors>
          <w:behavior w:val="content"/>
        </w:behaviors>
        <w:guid w:val="{89DB2559-3656-43DE-85CC-4725F07C4423}"/>
      </w:docPartPr>
      <w:docPartBody>
        <w:p w:rsidR="007F5DEB" w:rsidRDefault="004B7259">
          <w:pPr>
            <w:pStyle w:val="7374A8105150465C9BE16BA458E7E842"/>
          </w:pPr>
          <w:r>
            <w:t>Include any grant/funding information and a complete correspondence address.</w:t>
          </w:r>
        </w:p>
      </w:docPartBody>
    </w:docPart>
    <w:docPart>
      <w:docPartPr>
        <w:name w:val="0D21763707B94ABF82BAEEB6AD158BD4"/>
        <w:category>
          <w:name w:val="General"/>
          <w:gallery w:val="placeholder"/>
        </w:category>
        <w:types>
          <w:type w:val="bbPlcHdr"/>
        </w:types>
        <w:behaviors>
          <w:behavior w:val="content"/>
        </w:behaviors>
        <w:guid w:val="{06EC6E1B-B29B-4839-ABCC-603A8E3125DC}"/>
      </w:docPartPr>
      <w:docPartBody>
        <w:p w:rsidR="007F5DEB" w:rsidRDefault="004B7259">
          <w:pPr>
            <w:pStyle w:val="0D21763707B94ABF82BAEEB6AD158BD4"/>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 automatically starts your section on a new page, so you don’t have to add page breaks. (To see your document with pagination, on the View tab, click Reading View.) Note that all text styles for this template are available on the Home tab of the ribbon, in the Styles gallery.</w:t>
          </w:r>
        </w:p>
      </w:docPartBody>
    </w:docPart>
    <w:docPart>
      <w:docPartPr>
        <w:name w:val="6E932D2222FB46C9803A69B534DCF1D5"/>
        <w:category>
          <w:name w:val="General"/>
          <w:gallery w:val="placeholder"/>
        </w:category>
        <w:types>
          <w:type w:val="bbPlcHdr"/>
        </w:types>
        <w:behaviors>
          <w:behavior w:val="content"/>
        </w:behaviors>
        <w:guid w:val="{C209BBE4-E1B0-4415-AB46-EB76A3BB5130}"/>
      </w:docPartPr>
      <w:docPartBody>
        <w:p w:rsidR="007F5DEB" w:rsidRDefault="004B7259">
          <w:pPr>
            <w:pStyle w:val="6E932D2222FB46C9803A69B534DCF1D5"/>
          </w:pPr>
          <w:r>
            <w:t>Add keywords here. To replace this (or any) tip text with your own, just select it and then start typing. Don’t include space to the right or left of the characters in your selection.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59"/>
    <w:rsid w:val="000F15C5"/>
    <w:rsid w:val="004B7259"/>
    <w:rsid w:val="007F5DEB"/>
    <w:rsid w:val="008147FB"/>
    <w:rsid w:val="00C9576A"/>
    <w:rsid w:val="00D310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91EBFDBF9E4C0FA019B56C1CC68771">
    <w:name w:val="CD91EBFDBF9E4C0FA019B56C1CC68771"/>
  </w:style>
  <w:style w:type="paragraph" w:customStyle="1" w:styleId="9866802F070144AA9ED405C695A5D101">
    <w:name w:val="9866802F070144AA9ED405C695A5D101"/>
  </w:style>
  <w:style w:type="paragraph" w:customStyle="1" w:styleId="5B3989CE85C44E7B80F231AEF5198B9C">
    <w:name w:val="5B3989CE85C44E7B80F231AEF5198B9C"/>
  </w:style>
  <w:style w:type="paragraph" w:customStyle="1" w:styleId="7374A8105150465C9BE16BA458E7E842">
    <w:name w:val="7374A8105150465C9BE16BA458E7E842"/>
  </w:style>
  <w:style w:type="character" w:styleId="Emphasis">
    <w:name w:val="Emphasis"/>
    <w:basedOn w:val="DefaultParagraphFont"/>
    <w:uiPriority w:val="4"/>
    <w:unhideWhenUsed/>
    <w:qFormat/>
    <w:rPr>
      <w:i/>
      <w:iCs/>
    </w:rPr>
  </w:style>
  <w:style w:type="paragraph" w:customStyle="1" w:styleId="0D21763707B94ABF82BAEEB6AD158BD4">
    <w:name w:val="0D21763707B94ABF82BAEEB6AD158BD4"/>
  </w:style>
  <w:style w:type="paragraph" w:customStyle="1" w:styleId="6E932D2222FB46C9803A69B534DCF1D5">
    <w:name w:val="6E932D2222FB46C9803A69B534DCF1D5"/>
  </w:style>
  <w:style w:type="paragraph" w:customStyle="1" w:styleId="DA0F523BB9294A448B1B97BA25B66BAD">
    <w:name w:val="DA0F523BB9294A448B1B97BA25B66BAD"/>
  </w:style>
  <w:style w:type="paragraph" w:customStyle="1" w:styleId="93329719D31D44CDA6C3288F30008477">
    <w:name w:val="93329719D31D44CDA6C3288F30008477"/>
  </w:style>
  <w:style w:type="paragraph" w:customStyle="1" w:styleId="022CAEF6F9DA471B915CE25498FCA525">
    <w:name w:val="022CAEF6F9DA471B915CE25498FCA525"/>
  </w:style>
  <w:style w:type="paragraph" w:customStyle="1" w:styleId="C2D75C4EFA82403D800D685EB799B0E1">
    <w:name w:val="C2D75C4EFA82403D800D685EB799B0E1"/>
  </w:style>
  <w:style w:type="character" w:styleId="FootnoteReference">
    <w:name w:val="footnote reference"/>
    <w:basedOn w:val="DefaultParagraphFont"/>
    <w:uiPriority w:val="99"/>
    <w:qFormat/>
    <w:rPr>
      <w:vertAlign w:val="superscript"/>
    </w:rPr>
  </w:style>
  <w:style w:type="paragraph" w:customStyle="1" w:styleId="D7016FC59B994479A840B2B86E6C17E8">
    <w:name w:val="D7016FC59B994479A840B2B86E6C17E8"/>
  </w:style>
  <w:style w:type="paragraph" w:customStyle="1" w:styleId="0BACBD60738349CE9012A45F3CB02A2E">
    <w:name w:val="0BACBD60738349CE9012A45F3CB02A2E"/>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sz w:val="24"/>
      <w:szCs w:val="24"/>
      <w:lang w:eastAsia="ja-JP"/>
    </w:rPr>
  </w:style>
  <w:style w:type="paragraph" w:customStyle="1" w:styleId="779A66ACFEF44C338AE6F37F4565D62C">
    <w:name w:val="779A66ACFEF44C338AE6F37F4565D62C"/>
  </w:style>
  <w:style w:type="paragraph" w:customStyle="1" w:styleId="9EC7FFFC19C641B1818791A879B58838">
    <w:name w:val="9EC7FFFC19C641B1818791A879B58838"/>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sz w:val="24"/>
      <w:szCs w:val="24"/>
      <w:lang w:eastAsia="ja-JP"/>
    </w:rPr>
  </w:style>
  <w:style w:type="paragraph" w:customStyle="1" w:styleId="506894ECB62E4E5C80C47EE6B2A768DF">
    <w:name w:val="506894ECB62E4E5C80C47EE6B2A768DF"/>
  </w:style>
  <w:style w:type="paragraph" w:customStyle="1" w:styleId="D4E72B29CF714B8C810ED9BC94FBEEC1">
    <w:name w:val="D4E72B29CF714B8C810ED9BC94FBEEC1"/>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sz w:val="24"/>
      <w:szCs w:val="24"/>
      <w:lang w:eastAsia="ja-JP"/>
    </w:rPr>
  </w:style>
  <w:style w:type="paragraph" w:customStyle="1" w:styleId="5883CD88D28346F69FBD97BA6FB2114D">
    <w:name w:val="5883CD88D28346F69FBD97BA6FB2114D"/>
  </w:style>
  <w:style w:type="paragraph" w:customStyle="1" w:styleId="5C24F58A6EB548F0AF23400EB9197CB2">
    <w:name w:val="5C24F58A6EB548F0AF23400EB9197CB2"/>
  </w:style>
  <w:style w:type="paragraph" w:customStyle="1" w:styleId="4F120FCF476D4638ADF79482AB48FF46">
    <w:name w:val="4F120FCF476D4638ADF79482AB48FF46"/>
  </w:style>
  <w:style w:type="paragraph" w:customStyle="1" w:styleId="05A0315048FE4FA2820B026D2C46109A">
    <w:name w:val="05A0315048FE4FA2820B026D2C46109A"/>
  </w:style>
  <w:style w:type="paragraph" w:customStyle="1" w:styleId="D26E9358B333473F9B3303D84A0918FD">
    <w:name w:val="D26E9358B333473F9B3303D84A0918FD"/>
  </w:style>
  <w:style w:type="paragraph" w:customStyle="1" w:styleId="1566027BF070446382B7E24B0ADA9EB6">
    <w:name w:val="1566027BF070446382B7E24B0ADA9EB6"/>
  </w:style>
  <w:style w:type="paragraph" w:customStyle="1" w:styleId="5A518213E7404992A0143B8C916765E2">
    <w:name w:val="5A518213E7404992A0143B8C916765E2"/>
  </w:style>
  <w:style w:type="paragraph" w:customStyle="1" w:styleId="0BD74EDA94C24713B416FBC6A00406B1">
    <w:name w:val="0BD74EDA94C24713B416FBC6A00406B1"/>
  </w:style>
  <w:style w:type="paragraph" w:customStyle="1" w:styleId="929F06A3726E4B28BD3DDE2D5BE925B1">
    <w:name w:val="929F06A3726E4B28BD3DDE2D5BE925B1"/>
  </w:style>
  <w:style w:type="paragraph" w:customStyle="1" w:styleId="5DAB4E19C6364368B7EBAAAC2A599015">
    <w:name w:val="5DAB4E19C6364368B7EBAAAC2A599015"/>
  </w:style>
  <w:style w:type="paragraph" w:customStyle="1" w:styleId="B6D5DCCC457241C3863BF997393EC407">
    <w:name w:val="B6D5DCCC457241C3863BF997393EC407"/>
  </w:style>
  <w:style w:type="paragraph" w:customStyle="1" w:styleId="F9ED1DFF06FA446BA31DB2A6DB64762C">
    <w:name w:val="F9ED1DFF06FA446BA31DB2A6DB64762C"/>
  </w:style>
  <w:style w:type="paragraph" w:customStyle="1" w:styleId="87B31F70154046498A206D7F69A64ED0">
    <w:name w:val="87B31F70154046498A206D7F69A64ED0"/>
  </w:style>
  <w:style w:type="paragraph" w:customStyle="1" w:styleId="B289B6E1B5BC4355837A81B15F1D90EB">
    <w:name w:val="B289B6E1B5BC4355837A81B15F1D90EB"/>
  </w:style>
  <w:style w:type="paragraph" w:customStyle="1" w:styleId="5D447A7C4D1143DFBC4251897D72EA52">
    <w:name w:val="5D447A7C4D1143DFBC4251897D72EA52"/>
  </w:style>
  <w:style w:type="paragraph" w:customStyle="1" w:styleId="1D299607ABD9447DB00415BFA0DCCF49">
    <w:name w:val="1D299607ABD9447DB00415BFA0DCCF49"/>
  </w:style>
  <w:style w:type="paragraph" w:customStyle="1" w:styleId="1BB34C163F0D4418A21ECA102B4A3696">
    <w:name w:val="1BB34C163F0D4418A21ECA102B4A3696"/>
  </w:style>
  <w:style w:type="paragraph" w:customStyle="1" w:styleId="894591D5746B4E4094AB84B57B52D3CB">
    <w:name w:val="894591D5746B4E4094AB84B57B52D3CB"/>
  </w:style>
  <w:style w:type="paragraph" w:customStyle="1" w:styleId="C190A60C7C604B11911AC839462F9DA8">
    <w:name w:val="C190A60C7C604B11911AC839462F9DA8"/>
  </w:style>
  <w:style w:type="paragraph" w:customStyle="1" w:styleId="34783777D51C4A1D9AD3A13B9C137F0D">
    <w:name w:val="34783777D51C4A1D9AD3A13B9C137F0D"/>
  </w:style>
  <w:style w:type="paragraph" w:customStyle="1" w:styleId="149938F2076C49A88081DE951B571BE1">
    <w:name w:val="149938F2076C49A88081DE951B571BE1"/>
  </w:style>
  <w:style w:type="paragraph" w:customStyle="1" w:styleId="0D443B8FBE0247E7BB574C62F3A092B6">
    <w:name w:val="0D443B8FBE0247E7BB574C62F3A092B6"/>
  </w:style>
  <w:style w:type="paragraph" w:customStyle="1" w:styleId="5CC653B5DDD7407C89804DCCF730D212">
    <w:name w:val="5CC653B5DDD7407C89804DCCF730D212"/>
  </w:style>
  <w:style w:type="paragraph" w:customStyle="1" w:styleId="14A1FB6F53EE4B35AD9AAC07A55FFA6E">
    <w:name w:val="14A1FB6F53EE4B35AD9AAC07A55FFA6E"/>
  </w:style>
  <w:style w:type="paragraph" w:customStyle="1" w:styleId="E410F293171E40398F43E9827047E77F">
    <w:name w:val="E410F293171E40398F43E9827047E77F"/>
  </w:style>
  <w:style w:type="paragraph" w:customStyle="1" w:styleId="F8CD28E33BF24F7FB550DF10F5C70C37">
    <w:name w:val="F8CD28E33BF24F7FB550DF10F5C70C37"/>
  </w:style>
  <w:style w:type="paragraph" w:customStyle="1" w:styleId="F4E27F828974421E888822685BB42560">
    <w:name w:val="F4E27F828974421E888822685BB42560"/>
  </w:style>
  <w:style w:type="paragraph" w:customStyle="1" w:styleId="388EF07033E3450B99A3174989E703EA">
    <w:name w:val="388EF07033E3450B99A3174989E703EA"/>
  </w:style>
  <w:style w:type="paragraph" w:customStyle="1" w:styleId="E3277C80D68443408D5767E0D178CFA8">
    <w:name w:val="E3277C80D68443408D5767E0D178CFA8"/>
  </w:style>
  <w:style w:type="paragraph" w:customStyle="1" w:styleId="780D412FBD4D4FEC8AA51618A3B7D371">
    <w:name w:val="780D412FBD4D4FEC8AA51618A3B7D371"/>
  </w:style>
  <w:style w:type="paragraph" w:customStyle="1" w:styleId="5F24E2EBF6604961B51F7C4CF865F1F2">
    <w:name w:val="5F24E2EBF6604961B51F7C4CF865F1F2"/>
  </w:style>
  <w:style w:type="paragraph" w:customStyle="1" w:styleId="F86DF77A4D934AB98600C9BA8A32F682">
    <w:name w:val="F86DF77A4D934AB98600C9BA8A32F682"/>
  </w:style>
  <w:style w:type="paragraph" w:customStyle="1" w:styleId="885CF236E1BF483D9E4E26D6958F6BBF">
    <w:name w:val="885CF236E1BF483D9E4E26D6958F6BBF"/>
  </w:style>
  <w:style w:type="paragraph" w:customStyle="1" w:styleId="CAB5B2478F664FE790FC121BD6C02627">
    <w:name w:val="CAB5B2478F664FE790FC121BD6C02627"/>
  </w:style>
  <w:style w:type="paragraph" w:customStyle="1" w:styleId="676F1E5D815047178A2D94CC6A9C8073">
    <w:name w:val="676F1E5D815047178A2D94CC6A9C8073"/>
  </w:style>
  <w:style w:type="paragraph" w:customStyle="1" w:styleId="34444A780FDC48F5B45ABB2B501010E4">
    <w:name w:val="34444A780FDC48F5B45ABB2B501010E4"/>
  </w:style>
  <w:style w:type="paragraph" w:customStyle="1" w:styleId="C086E44D36CF44EBA3328CF96114311A">
    <w:name w:val="C086E44D36CF44EBA3328CF96114311A"/>
  </w:style>
  <w:style w:type="paragraph" w:customStyle="1" w:styleId="72B69782230B4E419B6A205E12BF157B">
    <w:name w:val="72B69782230B4E419B6A205E12BF157B"/>
  </w:style>
  <w:style w:type="paragraph" w:customStyle="1" w:styleId="B34C24ACC4D5449FBCC52218261D94F3">
    <w:name w:val="B34C24ACC4D5449FBCC52218261D94F3"/>
  </w:style>
  <w:style w:type="paragraph" w:customStyle="1" w:styleId="985D73B4FAD6470BAA505A2E8E836A16">
    <w:name w:val="985D73B4FAD6470BAA505A2E8E836A16"/>
  </w:style>
  <w:style w:type="paragraph" w:customStyle="1" w:styleId="A42ABC3673CD490A94E2E50ED1B7E0CF">
    <w:name w:val="A42ABC3673CD490A94E2E50ED1B7E0CF"/>
  </w:style>
  <w:style w:type="paragraph" w:customStyle="1" w:styleId="FCB5DE62E0494A949C03F920F23E2985">
    <w:name w:val="FCB5DE62E0494A949C03F920F23E2985"/>
  </w:style>
  <w:style w:type="paragraph" w:customStyle="1" w:styleId="2DE28612975D46AC9E73A9CE6380BD8D">
    <w:name w:val="2DE28612975D46AC9E73A9CE6380BD8D"/>
  </w:style>
  <w:style w:type="paragraph" w:customStyle="1" w:styleId="0235888E072C4DC3BE731546E0993560">
    <w:name w:val="0235888E072C4DC3BE731546E0993560"/>
  </w:style>
  <w:style w:type="character" w:styleId="PlaceholderText">
    <w:name w:val="Placeholder Text"/>
    <w:basedOn w:val="DefaultParagraphFont"/>
    <w:uiPriority w:val="99"/>
    <w:semiHidden/>
    <w:rsid w:val="00C9576A"/>
    <w:rPr>
      <w:color w:val="000000" w:themeColor="text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w:rsidRDefault="00921160"&gt;&lt;w:r w:rsidRPr="00921160"&gt;&lt;w:t&gt;Adaptive Rewiring on Logistic Maps with Heterogeneous Parameters&lt;/w:t&gt;&lt;/w:r&gt;&lt;/w:p&gt;&lt;w:sectPr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ECEDA32-1E03-4120-B06D-939AFC45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paper(3).dotx</Template>
  <TotalTime>1091</TotalTime>
  <Pages>15</Pages>
  <Words>3770</Words>
  <Characters>20739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MohammadHossein Haqiqatkhah</dc:creator>
  <cp:keywords/>
  <dc:description/>
  <cp:lastModifiedBy>MohammadHossein Manuel Haqiqatkhah</cp:lastModifiedBy>
  <cp:revision>3</cp:revision>
  <dcterms:created xsi:type="dcterms:W3CDTF">2019-07-23T14:56:00Z</dcterms:created>
  <dcterms:modified xsi:type="dcterms:W3CDTF">2019-07-24T09:31:00Z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zotero-version="5.0.71"&gt;&lt;session id="RVU1ecDU"/&gt;&lt;style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